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CBB1" w14:textId="2A67342A" w:rsidR="00C76D6D" w:rsidRPr="00CA2603" w:rsidRDefault="00C76D6D" w:rsidP="00CA2603">
      <w:pPr>
        <w:shd w:val="clear" w:color="auto" w:fill="006A52"/>
        <w:spacing w:after="0"/>
        <w:jc w:val="center"/>
        <w:rPr>
          <w:rFonts w:cs="Arial"/>
          <w:b/>
          <w:color w:val="FFFFFF" w:themeColor="background1"/>
          <w:sz w:val="40"/>
          <w:szCs w:val="40"/>
        </w:rPr>
      </w:pPr>
      <w:r w:rsidRPr="00CA2603">
        <w:rPr>
          <w:rFonts w:cs="Arial"/>
          <w:b/>
          <w:color w:val="FFFFFF" w:themeColor="background1"/>
          <w:sz w:val="40"/>
          <w:szCs w:val="40"/>
        </w:rPr>
        <w:t>Attachment C2 – Cost Narrative</w:t>
      </w:r>
    </w:p>
    <w:p w14:paraId="74B5CBB2" w14:textId="774473A0" w:rsidR="00C76D6D" w:rsidRPr="00CA2603" w:rsidRDefault="00C76D6D" w:rsidP="0092105F">
      <w:pPr>
        <w:spacing w:before="240"/>
        <w:rPr>
          <w:rFonts w:cs="Arial"/>
        </w:rPr>
      </w:pPr>
      <w:r w:rsidRPr="00CA2603">
        <w:rPr>
          <w:rFonts w:cs="Arial"/>
        </w:rPr>
        <w:t xml:space="preserve">Proposer is instructed to complete and submit the Price Proposal under separate cover as identified herein. Proposer to use the following </w:t>
      </w:r>
      <w:r w:rsidR="003E5A4D" w:rsidRPr="00CA2603">
        <w:rPr>
          <w:rFonts w:cs="Arial"/>
        </w:rPr>
        <w:t>sub header</w:t>
      </w:r>
      <w:r w:rsidRPr="00CA2603">
        <w:rPr>
          <w:rFonts w:cs="Arial"/>
        </w:rPr>
        <w:t xml:space="preserve"> format as provided below.</w:t>
      </w:r>
      <w:r w:rsidR="00AF3A7A" w:rsidRPr="00CA2603">
        <w:rPr>
          <w:rFonts w:cs="Arial"/>
        </w:rPr>
        <w:t xml:space="preserve"> </w:t>
      </w:r>
    </w:p>
    <w:p w14:paraId="74B5CBB3" w14:textId="77777777" w:rsidR="00C76D6D" w:rsidRPr="00CA2603" w:rsidRDefault="00C76D6D" w:rsidP="00C76D6D">
      <w:pPr>
        <w:pStyle w:val="Caption"/>
        <w:numPr>
          <w:ilvl w:val="0"/>
          <w:numId w:val="3"/>
        </w:numPr>
        <w:tabs>
          <w:tab w:val="left" w:pos="360"/>
        </w:tabs>
        <w:spacing w:before="200" w:after="200" w:line="276" w:lineRule="auto"/>
        <w:ind w:left="360"/>
        <w:rPr>
          <w:sz w:val="28"/>
        </w:rPr>
      </w:pPr>
      <w:r w:rsidRPr="00CA2603">
        <w:rPr>
          <w:sz w:val="28"/>
        </w:rPr>
        <w:t>PART I: COST WORKSHEETS</w:t>
      </w:r>
    </w:p>
    <w:p w14:paraId="74B5CBB4" w14:textId="4FF923E2" w:rsidR="00C76D6D" w:rsidRPr="00CA2603" w:rsidRDefault="00C76D6D" w:rsidP="0092105F">
      <w:pPr>
        <w:ind w:left="360"/>
        <w:rPr>
          <w:rFonts w:cs="Arial"/>
        </w:rPr>
      </w:pPr>
      <w:r w:rsidRPr="00CA2603">
        <w:rPr>
          <w:rFonts w:cs="Arial"/>
        </w:rPr>
        <w:t xml:space="preserve">Proposer to submit and complete the Cost Worksheets as contained in </w:t>
      </w:r>
      <w:r w:rsidRPr="00CA2603">
        <w:rPr>
          <w:rFonts w:cs="Arial"/>
          <w:b/>
        </w:rPr>
        <w:t>Attachment C1.</w:t>
      </w:r>
      <w:r w:rsidRPr="00CA2603">
        <w:rPr>
          <w:rFonts w:cs="Arial"/>
        </w:rPr>
        <w:t xml:space="preserve"> Proposers shall not modify the worksheets in any way. The </w:t>
      </w:r>
      <w:proofErr w:type="gramStart"/>
      <w:r w:rsidR="00A47FCC" w:rsidRPr="00CA2603">
        <w:rPr>
          <w:rFonts w:cs="Arial"/>
        </w:rPr>
        <w:t>City</w:t>
      </w:r>
      <w:proofErr w:type="gramEnd"/>
      <w:r w:rsidRPr="00CA2603">
        <w:rPr>
          <w:rFonts w:cs="Arial"/>
        </w:rPr>
        <w:t xml:space="preserve"> understands that there will be potentially four</w:t>
      </w:r>
      <w:r w:rsidR="00F360F3" w:rsidRPr="00CA2603">
        <w:rPr>
          <w:rFonts w:cs="Arial"/>
        </w:rPr>
        <w:t xml:space="preserve"> primary</w:t>
      </w:r>
      <w:r w:rsidRPr="00CA2603">
        <w:rPr>
          <w:rFonts w:cs="Arial"/>
        </w:rPr>
        <w:t xml:space="preserve"> types of costs associated with procuring a new system: software licensing, implementation services, annual maintenance costs, and annual subscription costs.</w:t>
      </w:r>
    </w:p>
    <w:p w14:paraId="74B5CBB5" w14:textId="77777777" w:rsidR="00C76D6D" w:rsidRPr="00CA2603" w:rsidRDefault="00C76D6D" w:rsidP="0092105F">
      <w:pPr>
        <w:ind w:left="360"/>
        <w:rPr>
          <w:rFonts w:cs="Arial"/>
        </w:rPr>
      </w:pPr>
      <w:r w:rsidRPr="00CA2603">
        <w:rPr>
          <w:rFonts w:cs="Arial"/>
        </w:rPr>
        <w:t xml:space="preserve">The below statements are provided to further guide the Proposer on how to fill out the cost worksheets. </w:t>
      </w:r>
    </w:p>
    <w:p w14:paraId="13EEDDDE" w14:textId="77777777" w:rsidR="00B97BB8" w:rsidRPr="00CA2603" w:rsidRDefault="00B97BB8" w:rsidP="0092105F">
      <w:pPr>
        <w:pStyle w:val="ListParagraph"/>
        <w:numPr>
          <w:ilvl w:val="1"/>
          <w:numId w:val="2"/>
        </w:numPr>
        <w:spacing w:after="120"/>
        <w:ind w:left="1080"/>
        <w:contextualSpacing w:val="0"/>
        <w:rPr>
          <w:rFonts w:cs="Arial"/>
        </w:rPr>
      </w:pPr>
      <w:r w:rsidRPr="00CA2603">
        <w:rPr>
          <w:rFonts w:cs="Arial"/>
          <w:b/>
        </w:rPr>
        <w:t>Software Licensing Cost:</w:t>
      </w:r>
      <w:r w:rsidRPr="00CA2603">
        <w:rPr>
          <w:rFonts w:cs="Arial"/>
        </w:rPr>
        <w:t xml:space="preserve"> Software license costs include all costs related to licensing the software application and include third-party software license fees, where applicable. In presenting software license fees, the Proposer shall:</w:t>
      </w:r>
    </w:p>
    <w:p w14:paraId="4DC24060" w14:textId="77777777" w:rsidR="00B97BB8" w:rsidRPr="00CA2603" w:rsidRDefault="00B97BB8" w:rsidP="0092105F">
      <w:pPr>
        <w:pStyle w:val="ListParagraph"/>
        <w:numPr>
          <w:ilvl w:val="0"/>
          <w:numId w:val="1"/>
        </w:numPr>
        <w:spacing w:before="60" w:after="60"/>
        <w:ind w:left="1656"/>
        <w:contextualSpacing w:val="0"/>
        <w:rPr>
          <w:rFonts w:cs="Arial"/>
        </w:rPr>
      </w:pPr>
      <w:r w:rsidRPr="00CA2603">
        <w:rPr>
          <w:rFonts w:cs="Arial"/>
        </w:rPr>
        <w:t xml:space="preserve">Explain all factors that could affect licensing fees in the Vendor Notes field of </w:t>
      </w:r>
      <w:r w:rsidRPr="00CA2603">
        <w:rPr>
          <w:rFonts w:cs="Arial"/>
          <w:b/>
        </w:rPr>
        <w:t>Attachment C1.</w:t>
      </w:r>
    </w:p>
    <w:p w14:paraId="302C7B97" w14:textId="77777777" w:rsidR="00B97BB8" w:rsidRPr="00CA2603" w:rsidRDefault="00B97BB8" w:rsidP="0092105F">
      <w:pPr>
        <w:pStyle w:val="ListParagraph"/>
        <w:numPr>
          <w:ilvl w:val="0"/>
          <w:numId w:val="1"/>
        </w:numPr>
        <w:spacing w:before="60" w:after="60"/>
        <w:ind w:left="1656"/>
        <w:contextualSpacing w:val="0"/>
        <w:rPr>
          <w:rFonts w:cs="Arial"/>
        </w:rPr>
      </w:pPr>
      <w:r w:rsidRPr="00CA2603">
        <w:rPr>
          <w:rFonts w:cs="Arial"/>
        </w:rPr>
        <w:t>To the extent possible, the Proposer shall show any applicable discounts separately from the prices for products and Services.</w:t>
      </w:r>
    </w:p>
    <w:p w14:paraId="358E2C18" w14:textId="1899D6CC" w:rsidR="00B97BB8" w:rsidRPr="00CA2603" w:rsidRDefault="00B97BB8" w:rsidP="0092105F">
      <w:pPr>
        <w:pStyle w:val="ListParagraph"/>
        <w:numPr>
          <w:ilvl w:val="0"/>
          <w:numId w:val="1"/>
        </w:numPr>
        <w:spacing w:before="60" w:after="240"/>
        <w:ind w:left="1656"/>
        <w:contextualSpacing w:val="0"/>
        <w:rPr>
          <w:rFonts w:cs="Arial"/>
        </w:rPr>
      </w:pPr>
      <w:r w:rsidRPr="00CA2603">
        <w:rPr>
          <w:rFonts w:cs="Arial"/>
        </w:rPr>
        <w:t xml:space="preserve">The </w:t>
      </w:r>
      <w:r w:rsidR="00A47FCC" w:rsidRPr="00CA2603">
        <w:rPr>
          <w:rFonts w:cs="Arial"/>
        </w:rPr>
        <w:t xml:space="preserve">City </w:t>
      </w:r>
      <w:r w:rsidRPr="00CA2603">
        <w:rPr>
          <w:rFonts w:cs="Arial"/>
        </w:rPr>
        <w:t xml:space="preserve">requests that the Proposer provide separate prices for each functional area/module in the proposed solution. </w:t>
      </w:r>
    </w:p>
    <w:p w14:paraId="2A3E5F33" w14:textId="77777777" w:rsidR="00B97BB8" w:rsidRPr="00CA2603" w:rsidRDefault="00B97BB8" w:rsidP="0092105F">
      <w:pPr>
        <w:pStyle w:val="ListParagraph"/>
        <w:numPr>
          <w:ilvl w:val="1"/>
          <w:numId w:val="2"/>
        </w:numPr>
        <w:spacing w:after="120"/>
        <w:ind w:left="1080"/>
        <w:contextualSpacing w:val="0"/>
        <w:rPr>
          <w:rFonts w:cs="Arial"/>
        </w:rPr>
      </w:pPr>
      <w:r w:rsidRPr="00CA2603">
        <w:rPr>
          <w:rFonts w:cs="Arial"/>
          <w:b/>
        </w:rPr>
        <w:t xml:space="preserve">Implementation Services Cost: </w:t>
      </w:r>
      <w:r w:rsidRPr="00CA2603">
        <w:rPr>
          <w:rFonts w:cs="Arial"/>
        </w:rPr>
        <w:t>Implementation service costs typically include all costs related to professional services (including general implementation, project management, configuration, and other professional services), data conversion, customization, and training. It is important to note the following:</w:t>
      </w:r>
    </w:p>
    <w:p w14:paraId="35D6F022" w14:textId="77777777" w:rsidR="00B97BB8" w:rsidRPr="00CA2603" w:rsidRDefault="00B97BB8" w:rsidP="0092105F">
      <w:pPr>
        <w:pStyle w:val="ListParagraph"/>
        <w:numPr>
          <w:ilvl w:val="0"/>
          <w:numId w:val="1"/>
        </w:numPr>
        <w:spacing w:before="60" w:after="60"/>
        <w:ind w:left="1656"/>
        <w:contextualSpacing w:val="0"/>
        <w:rPr>
          <w:rFonts w:cs="Arial"/>
        </w:rPr>
      </w:pPr>
      <w:r w:rsidRPr="00CA2603">
        <w:rPr>
          <w:rFonts w:cs="Arial"/>
        </w:rPr>
        <w:t>In the event the product or service is provided at no additional cost, the item should be noted as "No charge.”</w:t>
      </w:r>
    </w:p>
    <w:p w14:paraId="11C72292" w14:textId="77777777" w:rsidR="00B97BB8" w:rsidRPr="00CA2603" w:rsidRDefault="00B97BB8" w:rsidP="0092105F">
      <w:pPr>
        <w:pStyle w:val="ListParagraph"/>
        <w:numPr>
          <w:ilvl w:val="0"/>
          <w:numId w:val="1"/>
        </w:numPr>
        <w:spacing w:before="60" w:after="60"/>
        <w:ind w:left="1656"/>
        <w:contextualSpacing w:val="0"/>
        <w:rPr>
          <w:rFonts w:cs="Arial"/>
        </w:rPr>
      </w:pPr>
      <w:r w:rsidRPr="00CA2603">
        <w:rPr>
          <w:rFonts w:cs="Arial"/>
        </w:rPr>
        <w:t xml:space="preserve">In the event the product or service is not being included in the Proposal, the item should be noted as "No bid.” </w:t>
      </w:r>
    </w:p>
    <w:p w14:paraId="1F85E2D4" w14:textId="77777777" w:rsidR="00B97BB8" w:rsidRPr="00CA2603" w:rsidRDefault="00B97BB8" w:rsidP="0092105F">
      <w:pPr>
        <w:pStyle w:val="ListParagraph"/>
        <w:numPr>
          <w:ilvl w:val="0"/>
          <w:numId w:val="1"/>
        </w:numPr>
        <w:spacing w:before="60" w:after="120"/>
        <w:ind w:left="1656"/>
        <w:contextualSpacing w:val="0"/>
        <w:rPr>
          <w:rFonts w:cs="Arial"/>
        </w:rPr>
      </w:pPr>
      <w:r w:rsidRPr="00CA2603">
        <w:rPr>
          <w:rFonts w:cs="Arial"/>
        </w:rPr>
        <w:t>Proposer shall make clear the basis of calculation for all fees and costs.</w:t>
      </w:r>
    </w:p>
    <w:p w14:paraId="6E5BA3CC" w14:textId="29DEFBF8" w:rsidR="00B97BB8" w:rsidRDefault="00B97BB8" w:rsidP="0092105F">
      <w:pPr>
        <w:pStyle w:val="ListParagraph"/>
        <w:numPr>
          <w:ilvl w:val="0"/>
          <w:numId w:val="1"/>
        </w:numPr>
        <w:spacing w:before="60" w:after="240"/>
        <w:ind w:left="1656"/>
        <w:contextualSpacing w:val="0"/>
        <w:rPr>
          <w:rFonts w:cs="Arial"/>
        </w:rPr>
      </w:pPr>
      <w:r w:rsidRPr="00CA2603">
        <w:rPr>
          <w:rFonts w:cs="Arial"/>
        </w:rPr>
        <w:t xml:space="preserve">All estimated travel expenses and related out-of-pocket costs must be included as a separate line item in </w:t>
      </w:r>
      <w:r w:rsidRPr="00CA2603">
        <w:rPr>
          <w:rFonts w:cs="Arial"/>
          <w:b/>
        </w:rPr>
        <w:t>Attachment C1</w:t>
      </w:r>
      <w:r w:rsidRPr="00CA2603">
        <w:rPr>
          <w:rFonts w:cs="Arial"/>
        </w:rPr>
        <w:t xml:space="preserve"> on a not-to-exceed basis. The </w:t>
      </w:r>
      <w:r w:rsidR="00A47FCC" w:rsidRPr="00CA2603">
        <w:rPr>
          <w:rFonts w:cs="Arial"/>
        </w:rPr>
        <w:t xml:space="preserve">City </w:t>
      </w:r>
      <w:r w:rsidRPr="00CA2603">
        <w:rPr>
          <w:rFonts w:cs="Arial"/>
        </w:rPr>
        <w:t xml:space="preserve">shall not be liable for additional travel costs or out-of-pocket costs incurred for any reason outside the </w:t>
      </w:r>
      <w:r w:rsidR="00A47FCC" w:rsidRPr="00CA2603">
        <w:rPr>
          <w:rFonts w:cs="Arial"/>
        </w:rPr>
        <w:t xml:space="preserve">City’s </w:t>
      </w:r>
      <w:r w:rsidRPr="00CA2603">
        <w:rPr>
          <w:rFonts w:cs="Arial"/>
        </w:rPr>
        <w:t xml:space="preserve">control. Travel expenses will be paid as incurred on a monthly basis. </w:t>
      </w:r>
    </w:p>
    <w:p w14:paraId="151BA538" w14:textId="77777777" w:rsidR="00CA2603" w:rsidRPr="00CA2603" w:rsidRDefault="00CA2603" w:rsidP="00CA2603">
      <w:pPr>
        <w:pStyle w:val="ListParagraph"/>
        <w:spacing w:before="60" w:after="240"/>
        <w:ind w:left="1656"/>
        <w:contextualSpacing w:val="0"/>
        <w:rPr>
          <w:rFonts w:cs="Arial"/>
        </w:rPr>
      </w:pPr>
    </w:p>
    <w:p w14:paraId="4CA7BF92" w14:textId="12F8455B" w:rsidR="00B97BB8" w:rsidRPr="00CA2603" w:rsidRDefault="00B97BB8" w:rsidP="0092105F">
      <w:pPr>
        <w:pStyle w:val="ListParagraph"/>
        <w:numPr>
          <w:ilvl w:val="1"/>
          <w:numId w:val="2"/>
        </w:numPr>
        <w:spacing w:after="240"/>
        <w:ind w:left="1080"/>
        <w:contextualSpacing w:val="0"/>
        <w:rPr>
          <w:rFonts w:cs="Arial"/>
          <w:b/>
          <w:u w:val="single"/>
        </w:rPr>
      </w:pPr>
      <w:r w:rsidRPr="00CA2603">
        <w:rPr>
          <w:rFonts w:cs="Arial"/>
          <w:b/>
        </w:rPr>
        <w:lastRenderedPageBreak/>
        <w:t xml:space="preserve">Annual Maintenance Cost: </w:t>
      </w:r>
      <w:r w:rsidRPr="00CA2603">
        <w:rPr>
          <w:rFonts w:cs="Arial"/>
        </w:rPr>
        <w:t xml:space="preserve">Annual maintenance costs include the annual maintenance and support fees for the application environment. </w:t>
      </w:r>
      <w:r w:rsidRPr="00CA2603">
        <w:rPr>
          <w:rFonts w:cs="Arial"/>
          <w:b/>
          <w:u w:val="single"/>
        </w:rPr>
        <w:t xml:space="preserve">The </w:t>
      </w:r>
      <w:r w:rsidR="00A47FCC" w:rsidRPr="00CA2603">
        <w:rPr>
          <w:rFonts w:cs="Arial"/>
          <w:b/>
          <w:u w:val="single"/>
        </w:rPr>
        <w:t>City</w:t>
      </w:r>
      <w:r w:rsidRPr="00CA2603">
        <w:rPr>
          <w:rFonts w:cs="Arial"/>
          <w:b/>
          <w:u w:val="single"/>
        </w:rPr>
        <w:t xml:space="preserve"> expects software maintenance costs will not increase in the first five (5) years upon go-live operation</w:t>
      </w:r>
      <w:r w:rsidR="00E25FA6" w:rsidRPr="00CA2603">
        <w:rPr>
          <w:rFonts w:cs="Arial"/>
          <w:b/>
          <w:u w:val="single"/>
        </w:rPr>
        <w:t xml:space="preserve"> and will increase by no more than 3% annually </w:t>
      </w:r>
      <w:proofErr w:type="spellStart"/>
      <w:proofErr w:type="gramStart"/>
      <w:r w:rsidR="00E25FA6" w:rsidRPr="00CA2603">
        <w:rPr>
          <w:rFonts w:cs="Arial"/>
          <w:b/>
          <w:u w:val="single"/>
        </w:rPr>
        <w:t>thereafter</w:t>
      </w:r>
      <w:r w:rsidR="00516F12" w:rsidRPr="00CA2603">
        <w:rPr>
          <w:rFonts w:cs="Arial"/>
          <w:b/>
          <w:u w:val="single"/>
        </w:rPr>
        <w:t>.The</w:t>
      </w:r>
      <w:proofErr w:type="spellEnd"/>
      <w:proofErr w:type="gramEnd"/>
      <w:r w:rsidR="00516F12" w:rsidRPr="00CA2603">
        <w:rPr>
          <w:rFonts w:cs="Arial"/>
          <w:b/>
          <w:u w:val="single"/>
        </w:rPr>
        <w:t xml:space="preserve"> annual maintenance period will not go into </w:t>
      </w:r>
      <w:proofErr w:type="gramStart"/>
      <w:r w:rsidR="00516F12" w:rsidRPr="00CA2603">
        <w:rPr>
          <w:rFonts w:cs="Arial"/>
          <w:b/>
          <w:u w:val="single"/>
        </w:rPr>
        <w:t>effect</w:t>
      </w:r>
      <w:proofErr w:type="gramEnd"/>
      <w:r w:rsidR="00516F12" w:rsidRPr="00CA2603">
        <w:rPr>
          <w:rFonts w:cs="Arial"/>
          <w:b/>
          <w:u w:val="single"/>
        </w:rPr>
        <w:t xml:space="preserve"> nor will</w:t>
      </w:r>
      <w:r w:rsidR="00E25FA6" w:rsidRPr="00CA2603">
        <w:rPr>
          <w:rFonts w:cs="Arial"/>
          <w:b/>
          <w:u w:val="single"/>
        </w:rPr>
        <w:t xml:space="preserve"> maintenance </w:t>
      </w:r>
      <w:proofErr w:type="gramStart"/>
      <w:r w:rsidR="00E25FA6" w:rsidRPr="00CA2603">
        <w:rPr>
          <w:rFonts w:cs="Arial"/>
          <w:b/>
          <w:u w:val="single"/>
        </w:rPr>
        <w:t>costs  be</w:t>
      </w:r>
      <w:proofErr w:type="gramEnd"/>
      <w:r w:rsidR="00E25FA6" w:rsidRPr="00CA2603">
        <w:rPr>
          <w:rFonts w:cs="Arial"/>
          <w:b/>
          <w:u w:val="single"/>
        </w:rPr>
        <w:t xml:space="preserve"> payable until after go-live sign-off</w:t>
      </w:r>
      <w:r w:rsidRPr="00CA2603">
        <w:rPr>
          <w:rFonts w:cs="Arial"/>
          <w:b/>
          <w:u w:val="single"/>
        </w:rPr>
        <w:t>.</w:t>
      </w:r>
      <w:r w:rsidRPr="00CA2603">
        <w:rPr>
          <w:rFonts w:cs="Arial"/>
          <w:b/>
        </w:rPr>
        <w:t xml:space="preserve"> </w:t>
      </w:r>
      <w:r w:rsidRPr="00CA2603">
        <w:rPr>
          <w:rFonts w:cs="Arial"/>
        </w:rPr>
        <w:t>Unless a standard offering or otherwise included in scope of the Proposal, Proposers shall list any disaster recovery, enhanced support, or annual hosting server upgrade or other costs as optional.</w:t>
      </w:r>
    </w:p>
    <w:p w14:paraId="5A6D249F" w14:textId="5011B950" w:rsidR="00B97BB8" w:rsidRPr="00CA2603" w:rsidRDefault="00B97BB8" w:rsidP="0092105F">
      <w:pPr>
        <w:pStyle w:val="ListParagraph"/>
        <w:numPr>
          <w:ilvl w:val="1"/>
          <w:numId w:val="2"/>
        </w:numPr>
        <w:spacing w:after="360"/>
        <w:ind w:left="1080"/>
        <w:contextualSpacing w:val="0"/>
        <w:rPr>
          <w:rFonts w:cs="Arial"/>
        </w:rPr>
      </w:pPr>
      <w:r w:rsidRPr="00CA2603">
        <w:rPr>
          <w:rFonts w:cs="Arial"/>
          <w:b/>
        </w:rPr>
        <w:t xml:space="preserve">Ongoing Software Subscription Cost (If SaaS Deployment): </w:t>
      </w:r>
      <w:r w:rsidRPr="00CA2603">
        <w:rPr>
          <w:rFonts w:cs="Arial"/>
        </w:rPr>
        <w:t xml:space="preserve">Ongoing software subscription costs include the annual payments for access to the software, hosting costs, backup costs, and potentially disaster recovery provisions. The </w:t>
      </w:r>
      <w:proofErr w:type="gramStart"/>
      <w:r w:rsidR="00A47FCC" w:rsidRPr="00CA2603">
        <w:rPr>
          <w:rFonts w:cs="Arial"/>
        </w:rPr>
        <w:t>City</w:t>
      </w:r>
      <w:proofErr w:type="gramEnd"/>
      <w:r w:rsidRPr="00CA2603">
        <w:rPr>
          <w:rFonts w:cs="Arial"/>
        </w:rPr>
        <w:t xml:space="preserve"> expects to pre-negotiate any rates of increase in these costs in the first 10 years.</w:t>
      </w:r>
      <w:r w:rsidR="00E25FA6" w:rsidRPr="00CA2603">
        <w:rPr>
          <w:rFonts w:cs="Arial"/>
          <w:b/>
        </w:rPr>
        <w:t xml:space="preserve"> The </w:t>
      </w:r>
      <w:r w:rsidR="00A47FCC" w:rsidRPr="00CA2603">
        <w:rPr>
          <w:rFonts w:cs="Arial"/>
          <w:b/>
        </w:rPr>
        <w:t>City</w:t>
      </w:r>
      <w:r w:rsidR="00E25FA6" w:rsidRPr="00CA2603">
        <w:rPr>
          <w:rFonts w:cs="Arial"/>
          <w:b/>
        </w:rPr>
        <w:t xml:space="preserve"> expects annual subscription costs</w:t>
      </w:r>
      <w:r w:rsidR="00E25FA6" w:rsidRPr="00CA2603">
        <w:rPr>
          <w:rFonts w:cs="Arial"/>
          <w:b/>
          <w:u w:val="single"/>
        </w:rPr>
        <w:t xml:space="preserve"> will not increase in the first five (5) years upon go-live operation, and will increase by no more than 3% annually thereafter</w:t>
      </w:r>
    </w:p>
    <w:p w14:paraId="74B5CBC1" w14:textId="77777777" w:rsidR="00C76D6D" w:rsidRPr="00CA2603" w:rsidRDefault="00C76D6D" w:rsidP="00C76D6D">
      <w:pPr>
        <w:pStyle w:val="Caption"/>
        <w:numPr>
          <w:ilvl w:val="0"/>
          <w:numId w:val="3"/>
        </w:numPr>
        <w:tabs>
          <w:tab w:val="left" w:pos="360"/>
        </w:tabs>
        <w:spacing w:before="200" w:after="200" w:line="276" w:lineRule="auto"/>
        <w:ind w:left="360"/>
        <w:rPr>
          <w:sz w:val="28"/>
        </w:rPr>
      </w:pPr>
      <w:r w:rsidRPr="00CA2603">
        <w:rPr>
          <w:sz w:val="28"/>
        </w:rPr>
        <w:t xml:space="preserve">PART II: TRAVEL AND EXPENSE EXHIBIT </w:t>
      </w:r>
    </w:p>
    <w:p w14:paraId="74B5CBC2" w14:textId="69F90391" w:rsidR="00C76D6D" w:rsidRPr="00CA2603" w:rsidRDefault="00C76D6D" w:rsidP="0092105F">
      <w:pPr>
        <w:ind w:left="360"/>
        <w:rPr>
          <w:rFonts w:cs="Arial"/>
        </w:rPr>
      </w:pPr>
      <w:r w:rsidRPr="00CA2603">
        <w:rPr>
          <w:rFonts w:cs="Arial"/>
        </w:rPr>
        <w:t xml:space="preserve">Proposer to submit a travel and expense policy that will apply for the duration of the Project up to final payment and for the future as it relates to any renewal terms. </w:t>
      </w:r>
      <w:r w:rsidR="0099038C" w:rsidRPr="00CA2603">
        <w:rPr>
          <w:rFonts w:cs="Arial"/>
        </w:rPr>
        <w:t xml:space="preserve">The </w:t>
      </w:r>
      <w:proofErr w:type="gramStart"/>
      <w:r w:rsidR="0099038C" w:rsidRPr="00CA2603">
        <w:rPr>
          <w:rFonts w:cs="Arial"/>
        </w:rPr>
        <w:t>City</w:t>
      </w:r>
      <w:proofErr w:type="gramEnd"/>
      <w:r w:rsidR="0099038C" w:rsidRPr="00CA2603">
        <w:rPr>
          <w:rFonts w:cs="Arial"/>
        </w:rPr>
        <w:t xml:space="preserve"> requests that vendors travelling to perform onsite services stay in lodging accommodations within City of</w:t>
      </w:r>
      <w:r w:rsidR="007E6F80" w:rsidRPr="00CA2603">
        <w:rPr>
          <w:rFonts w:cs="Arial"/>
        </w:rPr>
        <w:t xml:space="preserve"> </w:t>
      </w:r>
      <w:r w:rsidR="00396763" w:rsidRPr="00CA2603">
        <w:rPr>
          <w:rFonts w:cs="Arial"/>
        </w:rPr>
        <w:t xml:space="preserve">West </w:t>
      </w:r>
      <w:r w:rsidR="007E6F80" w:rsidRPr="00CA2603">
        <w:rPr>
          <w:rFonts w:cs="Arial"/>
        </w:rPr>
        <w:t>Fargo</w:t>
      </w:r>
      <w:r w:rsidR="0099038C" w:rsidRPr="00CA2603">
        <w:rPr>
          <w:rFonts w:cs="Arial"/>
        </w:rPr>
        <w:t xml:space="preserve"> limits.</w:t>
      </w:r>
    </w:p>
    <w:p w14:paraId="74B5CBC3" w14:textId="59E1CE9C" w:rsidR="00C76D6D" w:rsidRDefault="00C76D6D" w:rsidP="0092105F">
      <w:pPr>
        <w:spacing w:after="360"/>
        <w:ind w:left="360"/>
        <w:rPr>
          <w:rFonts w:cs="Arial"/>
        </w:rPr>
      </w:pPr>
      <w:r w:rsidRPr="00CA2603">
        <w:rPr>
          <w:rFonts w:cs="Arial"/>
        </w:rPr>
        <w:t xml:space="preserve">Confirm Exhibit attached in Price Proposal </w:t>
      </w:r>
    </w:p>
    <w:p w14:paraId="0DA6D6CA" w14:textId="6BC0831F" w:rsidR="00A36836" w:rsidRPr="00814B35" w:rsidRDefault="00A36836" w:rsidP="00A36836">
      <w:pPr>
        <w:spacing w:after="360"/>
        <w:ind w:left="360"/>
        <w:rPr>
          <w:rFonts w:asciiTheme="minorHAnsi" w:hAnsiTheme="minorHAnsi" w:cstheme="minorHAnsi"/>
          <w:color w:val="0070C0"/>
        </w:rPr>
      </w:pPr>
      <w:r w:rsidRPr="00814B35">
        <w:rPr>
          <w:rFonts w:asciiTheme="minorHAnsi" w:hAnsiTheme="minorHAnsi" w:cstheme="minorHAnsi"/>
          <w:color w:val="0070C0"/>
        </w:rPr>
        <w:t>Travel has been budgeted and included in our Cost Proposal.</w:t>
      </w:r>
    </w:p>
    <w:p w14:paraId="05230728" w14:textId="3B863115" w:rsidR="00A36836" w:rsidRPr="00814B35" w:rsidRDefault="00A36836" w:rsidP="00A36836">
      <w:pPr>
        <w:spacing w:after="360"/>
        <w:ind w:left="360"/>
        <w:rPr>
          <w:rFonts w:asciiTheme="minorHAnsi" w:hAnsiTheme="minorHAnsi" w:cstheme="minorHAnsi"/>
          <w:color w:val="0070C0"/>
        </w:rPr>
      </w:pPr>
      <w:r w:rsidRPr="00814B35">
        <w:rPr>
          <w:rFonts w:asciiTheme="minorHAnsi" w:hAnsiTheme="minorHAnsi" w:cstheme="minorHAnsi"/>
          <w:color w:val="0070C0"/>
        </w:rPr>
        <w:t>iteria will adhere the City’s travel and per diem policies.</w:t>
      </w:r>
    </w:p>
    <w:p w14:paraId="69CD83C4" w14:textId="77777777" w:rsidR="00A36836" w:rsidRPr="00CA2603" w:rsidRDefault="00A36836" w:rsidP="0092105F">
      <w:pPr>
        <w:spacing w:after="360"/>
        <w:ind w:left="360"/>
        <w:rPr>
          <w:rFonts w:cs="Arial"/>
        </w:rPr>
      </w:pPr>
    </w:p>
    <w:p w14:paraId="74B5CBC4" w14:textId="77777777" w:rsidR="00C76D6D" w:rsidRPr="00CA2603" w:rsidRDefault="00C76D6D" w:rsidP="00C76D6D">
      <w:pPr>
        <w:pStyle w:val="Caption"/>
        <w:numPr>
          <w:ilvl w:val="0"/>
          <w:numId w:val="3"/>
        </w:numPr>
        <w:tabs>
          <w:tab w:val="left" w:pos="360"/>
        </w:tabs>
        <w:spacing w:before="200" w:after="200" w:line="276" w:lineRule="auto"/>
        <w:ind w:left="360"/>
        <w:rPr>
          <w:sz w:val="28"/>
        </w:rPr>
      </w:pPr>
      <w:r w:rsidRPr="00CA2603">
        <w:rPr>
          <w:sz w:val="28"/>
        </w:rPr>
        <w:t>PART III: PAYMENT AND RETAINAGE TERMS</w:t>
      </w:r>
    </w:p>
    <w:p w14:paraId="1560FF5C" w14:textId="77777777" w:rsidR="00A47FCC" w:rsidRPr="00CA2603" w:rsidRDefault="00A47FCC" w:rsidP="00A47FCC">
      <w:pPr>
        <w:spacing w:before="200" w:after="120"/>
        <w:ind w:left="360"/>
        <w:rPr>
          <w:rFonts w:cs="Arial"/>
        </w:rPr>
      </w:pPr>
      <w:r w:rsidRPr="00CA2603">
        <w:rPr>
          <w:rFonts w:cs="Arial"/>
        </w:rPr>
        <w:t xml:space="preserve">Proposer to submit a brief statement of agreement with the payment and retainage terms identified herein for each Cost Worksheet submitted. If a Proposer does not agree with all items, a description should be provided for those items for which an exception is taken. </w:t>
      </w:r>
    </w:p>
    <w:p w14:paraId="45311D93" w14:textId="53383B19" w:rsidR="00A47FCC" w:rsidRPr="00CA2603" w:rsidRDefault="00A47FCC" w:rsidP="00A47FCC">
      <w:pPr>
        <w:spacing w:before="200" w:after="120"/>
        <w:ind w:left="360"/>
        <w:rPr>
          <w:rFonts w:cs="Arial"/>
        </w:rPr>
      </w:pPr>
      <w:r w:rsidRPr="00CA2603">
        <w:rPr>
          <w:rFonts w:cs="Arial"/>
        </w:rPr>
        <w:t>Proposer confirms that the RFP proposal is submitted in compliance with the payment and retainage terms provided below in Part III, Payment and Retainage Terms.</w:t>
      </w:r>
    </w:p>
    <w:p w14:paraId="0848703D" w14:textId="77777777" w:rsidR="00A47FCC" w:rsidRPr="00CA2603" w:rsidRDefault="00A47FCC" w:rsidP="00A47FCC">
      <w:pPr>
        <w:spacing w:before="200" w:after="120"/>
        <w:ind w:left="360" w:firstLine="360"/>
        <w:rPr>
          <w:rFonts w:cs="Arial"/>
        </w:rPr>
      </w:pPr>
      <w:r w:rsidRPr="00CA2603">
        <w:rPr>
          <w:rFonts w:cs="Arial"/>
        </w:rPr>
        <w:t xml:space="preserve">Brief Statement: </w:t>
      </w:r>
      <w:r w:rsidRPr="00CA2603">
        <w:rPr>
          <w:rFonts w:cs="Arial"/>
        </w:rPr>
        <w:fldChar w:fldCharType="begin">
          <w:ffData>
            <w:name w:val="Text929"/>
            <w:enabled/>
            <w:calcOnExit w:val="0"/>
            <w:textInput/>
          </w:ffData>
        </w:fldChar>
      </w:r>
      <w:r w:rsidRPr="00CA2603">
        <w:rPr>
          <w:rFonts w:cs="Arial"/>
        </w:rPr>
        <w:instrText xml:space="preserve"> FORMTEXT </w:instrText>
      </w:r>
      <w:r w:rsidRPr="00CA2603">
        <w:rPr>
          <w:rFonts w:cs="Arial"/>
        </w:rPr>
      </w:r>
      <w:r w:rsidRPr="00CA2603">
        <w:rPr>
          <w:rFonts w:cs="Arial"/>
        </w:rPr>
        <w:fldChar w:fldCharType="separate"/>
      </w:r>
      <w:r w:rsidRPr="00CA2603">
        <w:rPr>
          <w:rFonts w:cs="Arial"/>
        </w:rPr>
        <w:t> </w:t>
      </w:r>
      <w:r w:rsidRPr="00CA2603">
        <w:rPr>
          <w:rFonts w:cs="Arial"/>
        </w:rPr>
        <w:t> </w:t>
      </w:r>
      <w:r w:rsidRPr="00CA2603">
        <w:rPr>
          <w:rFonts w:cs="Arial"/>
        </w:rPr>
        <w:t> </w:t>
      </w:r>
      <w:r w:rsidRPr="00CA2603">
        <w:rPr>
          <w:rFonts w:cs="Arial"/>
        </w:rPr>
        <w:t> </w:t>
      </w:r>
      <w:r w:rsidRPr="00CA2603">
        <w:rPr>
          <w:rFonts w:cs="Arial"/>
        </w:rPr>
        <w:t> </w:t>
      </w:r>
      <w:r w:rsidRPr="00CA2603">
        <w:rPr>
          <w:rFonts w:cs="Arial"/>
        </w:rPr>
        <w:fldChar w:fldCharType="end"/>
      </w:r>
    </w:p>
    <w:p w14:paraId="74B5CBC5" w14:textId="0B76A477" w:rsidR="00C76D6D" w:rsidRPr="00CA2603" w:rsidRDefault="00C76D6D" w:rsidP="0092105F">
      <w:pPr>
        <w:spacing w:before="200" w:after="120"/>
        <w:ind w:left="360"/>
        <w:rPr>
          <w:rFonts w:cs="Arial"/>
        </w:rPr>
      </w:pPr>
      <w:r w:rsidRPr="00CA2603">
        <w:rPr>
          <w:rFonts w:cs="Arial"/>
        </w:rPr>
        <w:lastRenderedPageBreak/>
        <w:t xml:space="preserve">The </w:t>
      </w:r>
      <w:r w:rsidR="00A47FCC" w:rsidRPr="00CA2603">
        <w:rPr>
          <w:rFonts w:cs="Arial"/>
        </w:rPr>
        <w:t>City</w:t>
      </w:r>
      <w:r w:rsidRPr="00CA2603">
        <w:rPr>
          <w:rFonts w:cs="Arial"/>
        </w:rPr>
        <w:t xml:space="preserve"> requests that the following Payment and Retainage Terms be utilized for the </w:t>
      </w:r>
      <w:r w:rsidR="00A47FCC" w:rsidRPr="00CA2603">
        <w:rPr>
          <w:rFonts w:cs="Arial"/>
        </w:rPr>
        <w:t>City’s</w:t>
      </w:r>
      <w:r w:rsidRPr="00CA2603">
        <w:rPr>
          <w:rFonts w:cs="Arial"/>
        </w:rPr>
        <w:t xml:space="preserve"> Project: </w:t>
      </w:r>
    </w:p>
    <w:p w14:paraId="0095288B" w14:textId="77777777" w:rsidR="00B97BB8" w:rsidRPr="00CA2603" w:rsidRDefault="00B97BB8" w:rsidP="0092105F">
      <w:pPr>
        <w:pStyle w:val="ListParagraph"/>
        <w:numPr>
          <w:ilvl w:val="0"/>
          <w:numId w:val="4"/>
        </w:numPr>
        <w:spacing w:after="120"/>
        <w:ind w:left="1080"/>
        <w:contextualSpacing w:val="0"/>
        <w:rPr>
          <w:rFonts w:cs="Arial"/>
        </w:rPr>
      </w:pPr>
      <w:r w:rsidRPr="00CA2603">
        <w:rPr>
          <w:rFonts w:cs="Arial"/>
          <w:b/>
        </w:rPr>
        <w:t xml:space="preserve">Software Licensing: </w:t>
      </w:r>
      <w:r w:rsidRPr="00CA2603">
        <w:rPr>
          <w:rFonts w:cs="Arial"/>
        </w:rPr>
        <w:t>Use of an acceptance-based payment schedule for software licensing.</w:t>
      </w:r>
    </w:p>
    <w:p w14:paraId="7540FD9D" w14:textId="51F4B1B3" w:rsidR="00B97BB8" w:rsidRPr="00CA2603" w:rsidRDefault="00B97BB8" w:rsidP="0092105F">
      <w:pPr>
        <w:pStyle w:val="ListParagraph"/>
        <w:numPr>
          <w:ilvl w:val="0"/>
          <w:numId w:val="5"/>
        </w:numPr>
        <w:spacing w:after="120"/>
        <w:ind w:left="1627" w:hanging="187"/>
        <w:contextualSpacing w:val="0"/>
        <w:rPr>
          <w:rFonts w:cs="Arial"/>
          <w:i/>
        </w:rPr>
      </w:pPr>
      <w:r w:rsidRPr="00CA2603">
        <w:rPr>
          <w:rFonts w:cs="Arial"/>
        </w:rPr>
        <w:t xml:space="preserve">Potential milestones including system deployment, Phase Kickoff, Initial Module/System Configuration, Approval of Phase Go-Live, and Acceptance of System. The </w:t>
      </w:r>
      <w:proofErr w:type="gramStart"/>
      <w:r w:rsidR="00A47FCC" w:rsidRPr="00CA2603">
        <w:rPr>
          <w:rFonts w:cs="Arial"/>
        </w:rPr>
        <w:t>City</w:t>
      </w:r>
      <w:proofErr w:type="gramEnd"/>
      <w:r w:rsidRPr="00CA2603">
        <w:rPr>
          <w:rFonts w:cs="Arial"/>
        </w:rPr>
        <w:t xml:space="preserve"> expects that licensing for any software modules will not be payable until the associated project phase for that module begins. For example, if Module X were a part of a potential Phase II to the project, the </w:t>
      </w:r>
      <w:proofErr w:type="gramStart"/>
      <w:r w:rsidR="00A47FCC" w:rsidRPr="00CA2603">
        <w:rPr>
          <w:rFonts w:cs="Arial"/>
        </w:rPr>
        <w:t>City</w:t>
      </w:r>
      <w:proofErr w:type="gramEnd"/>
      <w:r w:rsidR="00A47FCC" w:rsidRPr="00CA2603">
        <w:rPr>
          <w:rFonts w:cs="Arial"/>
        </w:rPr>
        <w:t xml:space="preserve"> </w:t>
      </w:r>
      <w:r w:rsidRPr="00CA2603">
        <w:rPr>
          <w:rFonts w:cs="Arial"/>
        </w:rPr>
        <w:t>would expect to have payment milestones for Module X begin with the phase kickoff for Phase II.</w:t>
      </w:r>
    </w:p>
    <w:p w14:paraId="594E54D0" w14:textId="45AE7487" w:rsidR="00B97BB8" w:rsidRPr="00CA2603" w:rsidRDefault="00B97BB8" w:rsidP="0092105F">
      <w:pPr>
        <w:pStyle w:val="ListParagraph"/>
        <w:numPr>
          <w:ilvl w:val="0"/>
          <w:numId w:val="5"/>
        </w:numPr>
        <w:spacing w:after="240"/>
        <w:ind w:left="1627" w:hanging="180"/>
        <w:contextualSpacing w:val="0"/>
        <w:rPr>
          <w:rFonts w:cs="Arial"/>
          <w:i/>
        </w:rPr>
      </w:pPr>
      <w:r w:rsidRPr="00CA2603">
        <w:rPr>
          <w:rFonts w:cs="Arial"/>
          <w:i/>
        </w:rPr>
        <w:t>Proposer shall fully describe their proposed milestone-based payment schedule for software licensing as part of their Price Proposal.</w:t>
      </w:r>
    </w:p>
    <w:p w14:paraId="0D1DAA6B" w14:textId="34B73BFB" w:rsidR="00A47FCC" w:rsidRDefault="00A47FCC" w:rsidP="00A47FCC">
      <w:pPr>
        <w:spacing w:before="200" w:after="120"/>
        <w:ind w:left="360" w:firstLine="720"/>
        <w:rPr>
          <w:rFonts w:cs="Arial"/>
        </w:rPr>
      </w:pPr>
      <w:r w:rsidRPr="00CA2603">
        <w:rPr>
          <w:rFonts w:cs="Arial"/>
        </w:rPr>
        <w:t xml:space="preserve">Brief Statement: </w:t>
      </w:r>
    </w:p>
    <w:p w14:paraId="76F2690E" w14:textId="35AD291A" w:rsidR="00A36836" w:rsidRPr="00A36836" w:rsidRDefault="00A36836" w:rsidP="00A36836">
      <w:pPr>
        <w:spacing w:before="200" w:after="120"/>
        <w:ind w:left="1080"/>
        <w:rPr>
          <w:rFonts w:cs="Arial"/>
          <w:color w:val="0070C0"/>
        </w:rPr>
      </w:pPr>
      <w:r w:rsidRPr="00814B35">
        <w:rPr>
          <w:rFonts w:asciiTheme="minorHAnsi" w:hAnsiTheme="minorHAnsi" w:cstheme="minorHAnsi"/>
          <w:color w:val="0070C0"/>
        </w:rPr>
        <w:t>The Oracle software is a Subscription Based plan and will be billed quarterly in arrears.  The Subscription Price / Service starts upon contract signing as that is when the instances and the software will be provisioned to the City</w:t>
      </w:r>
      <w:r w:rsidRPr="00A36836">
        <w:rPr>
          <w:rFonts w:cs="Arial"/>
          <w:color w:val="0070C0"/>
        </w:rPr>
        <w:t>.</w:t>
      </w:r>
    </w:p>
    <w:p w14:paraId="5FD1825A" w14:textId="77777777" w:rsidR="00A36836" w:rsidRPr="00CA2603" w:rsidRDefault="00A36836" w:rsidP="00A47FCC">
      <w:pPr>
        <w:spacing w:before="200" w:after="120"/>
        <w:ind w:left="360" w:firstLine="720"/>
        <w:rPr>
          <w:rFonts w:cs="Arial"/>
        </w:rPr>
      </w:pPr>
    </w:p>
    <w:p w14:paraId="2D18A0C8" w14:textId="77777777" w:rsidR="00B97BB8" w:rsidRPr="00CA2603" w:rsidRDefault="00B97BB8" w:rsidP="0092105F">
      <w:pPr>
        <w:pStyle w:val="ListParagraph"/>
        <w:numPr>
          <w:ilvl w:val="0"/>
          <w:numId w:val="4"/>
        </w:numPr>
        <w:spacing w:after="120"/>
        <w:ind w:left="1080"/>
        <w:contextualSpacing w:val="0"/>
        <w:rPr>
          <w:rFonts w:cs="Arial"/>
        </w:rPr>
      </w:pPr>
      <w:r w:rsidRPr="00CA2603">
        <w:rPr>
          <w:rFonts w:cs="Arial"/>
          <w:b/>
        </w:rPr>
        <w:t xml:space="preserve">Implementation Services Cost: </w:t>
      </w:r>
      <w:r w:rsidRPr="00CA2603">
        <w:rPr>
          <w:rFonts w:cs="Arial"/>
        </w:rPr>
        <w:t>Implementation service costs typically include all costs related to implementation, configuration, data conversion, customization, and training.</w:t>
      </w:r>
    </w:p>
    <w:p w14:paraId="24DCDDBE" w14:textId="5B286450" w:rsidR="00B97BB8" w:rsidRPr="00CA2603" w:rsidRDefault="00B97BB8" w:rsidP="0092105F">
      <w:pPr>
        <w:pStyle w:val="ListParagraph"/>
        <w:numPr>
          <w:ilvl w:val="0"/>
          <w:numId w:val="6"/>
        </w:numPr>
        <w:spacing w:after="120"/>
        <w:ind w:left="1627" w:hanging="187"/>
        <w:contextualSpacing w:val="0"/>
        <w:rPr>
          <w:rFonts w:cs="Arial"/>
        </w:rPr>
      </w:pPr>
      <w:r w:rsidRPr="00CA2603">
        <w:rPr>
          <w:rFonts w:cs="Arial"/>
        </w:rPr>
        <w:t xml:space="preserve">The </w:t>
      </w:r>
      <w:r w:rsidR="00A47FCC" w:rsidRPr="00CA2603">
        <w:rPr>
          <w:rFonts w:cs="Arial"/>
        </w:rPr>
        <w:t xml:space="preserve">City </w:t>
      </w:r>
      <w:r w:rsidRPr="00CA2603">
        <w:rPr>
          <w:rFonts w:cs="Arial"/>
        </w:rPr>
        <w:t xml:space="preserve">prefers that implementation service costs be proposed as “not-to-exceed” amounts and that the </w:t>
      </w:r>
      <w:r w:rsidR="00A47FCC" w:rsidRPr="00CA2603">
        <w:rPr>
          <w:rFonts w:cs="Arial"/>
        </w:rPr>
        <w:t xml:space="preserve">City </w:t>
      </w:r>
      <w:r w:rsidRPr="00CA2603">
        <w:rPr>
          <w:rFonts w:cs="Arial"/>
        </w:rPr>
        <w:t xml:space="preserve">will be charged for Services as incurred up to the not-to-exceed amounts. Establishment of a not-to-exceed amount does not </w:t>
      </w:r>
      <w:proofErr w:type="gramStart"/>
      <w:r w:rsidRPr="00CA2603">
        <w:rPr>
          <w:rFonts w:cs="Arial"/>
        </w:rPr>
        <w:t>obligate</w:t>
      </w:r>
      <w:proofErr w:type="gramEnd"/>
      <w:r w:rsidRPr="00CA2603">
        <w:rPr>
          <w:rFonts w:cs="Arial"/>
        </w:rPr>
        <w:t xml:space="preserve"> the </w:t>
      </w:r>
      <w:proofErr w:type="gramStart"/>
      <w:r w:rsidR="00A47FCC" w:rsidRPr="00CA2603">
        <w:rPr>
          <w:rFonts w:cs="Arial"/>
        </w:rPr>
        <w:t>City</w:t>
      </w:r>
      <w:proofErr w:type="gramEnd"/>
      <w:r w:rsidR="00A47FCC" w:rsidRPr="00CA2603">
        <w:rPr>
          <w:rFonts w:cs="Arial"/>
        </w:rPr>
        <w:t xml:space="preserve"> </w:t>
      </w:r>
      <w:r w:rsidRPr="00CA2603">
        <w:rPr>
          <w:rFonts w:cs="Arial"/>
        </w:rPr>
        <w:t>to expend the full amount.</w:t>
      </w:r>
    </w:p>
    <w:p w14:paraId="483387A2" w14:textId="5111C03D" w:rsidR="00B97BB8" w:rsidRPr="00CA2603" w:rsidRDefault="00B97BB8" w:rsidP="0092105F">
      <w:pPr>
        <w:pStyle w:val="ListParagraph"/>
        <w:numPr>
          <w:ilvl w:val="0"/>
          <w:numId w:val="6"/>
        </w:numPr>
        <w:spacing w:after="120"/>
        <w:ind w:left="1627" w:hanging="187"/>
        <w:contextualSpacing w:val="0"/>
        <w:rPr>
          <w:rFonts w:cs="Arial"/>
        </w:rPr>
      </w:pPr>
      <w:r w:rsidRPr="00CA2603">
        <w:rPr>
          <w:rFonts w:cs="Arial"/>
        </w:rPr>
        <w:t xml:space="preserve">The </w:t>
      </w:r>
      <w:proofErr w:type="gramStart"/>
      <w:r w:rsidR="00A47FCC" w:rsidRPr="00CA2603">
        <w:rPr>
          <w:rFonts w:cs="Arial"/>
        </w:rPr>
        <w:t>City</w:t>
      </w:r>
      <w:proofErr w:type="gramEnd"/>
      <w:r w:rsidR="00A47FCC" w:rsidRPr="00CA2603">
        <w:rPr>
          <w:rFonts w:cs="Arial"/>
        </w:rPr>
        <w:t xml:space="preserve"> </w:t>
      </w:r>
      <w:r w:rsidRPr="00CA2603">
        <w:rPr>
          <w:rFonts w:cs="Arial"/>
        </w:rPr>
        <w:t xml:space="preserve">prefers that services be invoiced on a deliverable, phased, or milestone basis. </w:t>
      </w:r>
    </w:p>
    <w:p w14:paraId="7BE721DF" w14:textId="08699DC2" w:rsidR="00B97BB8" w:rsidRPr="00CA2603" w:rsidRDefault="00B97BB8" w:rsidP="0092105F">
      <w:pPr>
        <w:pStyle w:val="ListParagraph"/>
        <w:numPr>
          <w:ilvl w:val="0"/>
          <w:numId w:val="6"/>
        </w:numPr>
        <w:spacing w:after="120"/>
        <w:ind w:left="1627" w:hanging="187"/>
        <w:contextualSpacing w:val="0"/>
        <w:rPr>
          <w:rFonts w:cs="Arial"/>
        </w:rPr>
      </w:pPr>
      <w:r w:rsidRPr="00CA2603">
        <w:rPr>
          <w:rFonts w:cs="Arial"/>
        </w:rPr>
        <w:t xml:space="preserve">The </w:t>
      </w:r>
      <w:r w:rsidR="00A47FCC" w:rsidRPr="00CA2603">
        <w:rPr>
          <w:rFonts w:cs="Arial"/>
        </w:rPr>
        <w:t xml:space="preserve">City </w:t>
      </w:r>
      <w:r w:rsidRPr="00CA2603">
        <w:rPr>
          <w:rFonts w:cs="Arial"/>
        </w:rPr>
        <w:t xml:space="preserve">prefers that twenty percent (20%) of each invoice for the implementation service costs will be retained (as a “holdback”) until successful completion, and the </w:t>
      </w:r>
      <w:r w:rsidR="00A47FCC" w:rsidRPr="00CA2603">
        <w:rPr>
          <w:rFonts w:cs="Arial"/>
        </w:rPr>
        <w:t xml:space="preserve">City’s </w:t>
      </w:r>
      <w:r w:rsidRPr="00CA2603">
        <w:rPr>
          <w:rFonts w:cs="Arial"/>
        </w:rPr>
        <w:t>written acceptance, of the Project.</w:t>
      </w:r>
    </w:p>
    <w:p w14:paraId="31798015" w14:textId="7484EB6A" w:rsidR="00A47FCC" w:rsidRDefault="00A47FCC" w:rsidP="00A47FCC">
      <w:pPr>
        <w:spacing w:before="200" w:after="120"/>
        <w:ind w:left="360" w:firstLine="720"/>
        <w:rPr>
          <w:rFonts w:cs="Arial"/>
        </w:rPr>
      </w:pPr>
      <w:r w:rsidRPr="00CA2603">
        <w:rPr>
          <w:rFonts w:cs="Arial"/>
        </w:rPr>
        <w:t xml:space="preserve">Brief Statement: </w:t>
      </w:r>
    </w:p>
    <w:p w14:paraId="28157A6D" w14:textId="30475DDD" w:rsidR="00A36836" w:rsidRPr="00814B35" w:rsidRDefault="00A36836" w:rsidP="00A36836">
      <w:pPr>
        <w:spacing w:before="200" w:after="120"/>
        <w:ind w:left="1080"/>
        <w:rPr>
          <w:rFonts w:asciiTheme="minorHAnsi" w:hAnsiTheme="minorHAnsi" w:cstheme="minorHAnsi"/>
          <w:color w:val="0070C0"/>
        </w:rPr>
      </w:pPr>
      <w:r w:rsidRPr="00814B35">
        <w:rPr>
          <w:rFonts w:asciiTheme="minorHAnsi" w:hAnsiTheme="minorHAnsi" w:cstheme="minorHAnsi"/>
          <w:color w:val="0070C0"/>
        </w:rPr>
        <w:t xml:space="preserve">iteria will adhere to the </w:t>
      </w:r>
      <w:r w:rsidR="00814B35" w:rsidRPr="00814B35">
        <w:rPr>
          <w:rFonts w:asciiTheme="minorHAnsi" w:hAnsiTheme="minorHAnsi" w:cstheme="minorHAnsi"/>
          <w:color w:val="0070C0"/>
        </w:rPr>
        <w:t>deliverables-based</w:t>
      </w:r>
      <w:r w:rsidRPr="00814B35">
        <w:rPr>
          <w:rFonts w:asciiTheme="minorHAnsi" w:hAnsiTheme="minorHAnsi" w:cstheme="minorHAnsi"/>
          <w:color w:val="0070C0"/>
        </w:rPr>
        <w:t xml:space="preserve"> payment schedule, which can be finalized during negotiations and BAFO.  With that being said, being a Deliverables based schedule the amounts will be based on those deliverables / milestones being met based on the amounts specified.  </w:t>
      </w:r>
    </w:p>
    <w:p w14:paraId="3BD5FDD4" w14:textId="47B89C2A" w:rsidR="00A36836" w:rsidRPr="00814B35" w:rsidRDefault="00A36836" w:rsidP="00A36836">
      <w:pPr>
        <w:spacing w:before="200" w:after="120"/>
        <w:ind w:left="1080"/>
        <w:rPr>
          <w:rFonts w:asciiTheme="minorHAnsi" w:hAnsiTheme="minorHAnsi" w:cstheme="minorHAnsi"/>
          <w:color w:val="0070C0"/>
        </w:rPr>
      </w:pPr>
      <w:r w:rsidRPr="00814B35">
        <w:rPr>
          <w:rFonts w:asciiTheme="minorHAnsi" w:hAnsiTheme="minorHAnsi" w:cstheme="minorHAnsi"/>
          <w:color w:val="0070C0"/>
        </w:rPr>
        <w:lastRenderedPageBreak/>
        <w:t xml:space="preserve">iteria does oppose to the 20% retainage due to the fact that since this is a milestone / deliverable based project, we will be expending more resources than revenue during times of the project.  Payments are only when the milestone or deliverable is reached, so to then have retainage on top of that is double charging us.  </w:t>
      </w:r>
    </w:p>
    <w:p w14:paraId="1CE0F911" w14:textId="77777777" w:rsidR="00A36836" w:rsidRPr="00CA2603" w:rsidRDefault="00A36836" w:rsidP="00A47FCC">
      <w:pPr>
        <w:spacing w:before="200" w:after="120"/>
        <w:ind w:left="360" w:firstLine="720"/>
        <w:rPr>
          <w:rFonts w:cs="Arial"/>
        </w:rPr>
      </w:pPr>
    </w:p>
    <w:p w14:paraId="6D0B67E9" w14:textId="4109993C" w:rsidR="00B97BB8" w:rsidRPr="00CA2603" w:rsidRDefault="00B97BB8" w:rsidP="0092105F">
      <w:pPr>
        <w:pStyle w:val="ListParagraph"/>
        <w:widowControl w:val="0"/>
        <w:numPr>
          <w:ilvl w:val="0"/>
          <w:numId w:val="4"/>
        </w:numPr>
        <w:tabs>
          <w:tab w:val="left" w:pos="1080"/>
          <w:tab w:val="left" w:pos="4824"/>
        </w:tabs>
        <w:spacing w:after="240"/>
        <w:ind w:left="1080"/>
        <w:contextualSpacing w:val="0"/>
        <w:rPr>
          <w:rFonts w:cs="Arial"/>
          <w:i/>
        </w:rPr>
      </w:pPr>
      <w:r w:rsidRPr="00CA2603">
        <w:rPr>
          <w:rFonts w:cs="Arial"/>
          <w:b/>
        </w:rPr>
        <w:t xml:space="preserve">Annual Maintenance Cost: </w:t>
      </w:r>
      <w:r w:rsidR="00A47FCC" w:rsidRPr="00CA2603">
        <w:rPr>
          <w:rFonts w:cs="Arial"/>
        </w:rPr>
        <w:t>The</w:t>
      </w:r>
      <w:r w:rsidR="00A47FCC" w:rsidRPr="00CA2603">
        <w:rPr>
          <w:rFonts w:cs="Arial"/>
          <w:b/>
        </w:rPr>
        <w:t xml:space="preserve"> </w:t>
      </w:r>
      <w:r w:rsidR="00A47FCC" w:rsidRPr="00CA2603">
        <w:rPr>
          <w:rFonts w:cs="Arial"/>
        </w:rPr>
        <w:t xml:space="preserve">City </w:t>
      </w:r>
      <w:r w:rsidRPr="00CA2603">
        <w:rPr>
          <w:rFonts w:cs="Arial"/>
        </w:rPr>
        <w:t>expectation is that it will not pay maintenance fees on functional areas being implemented</w:t>
      </w:r>
      <w:r w:rsidR="00516F12" w:rsidRPr="00CA2603">
        <w:rPr>
          <w:rFonts w:cs="Arial"/>
        </w:rPr>
        <w:t xml:space="preserve"> nor will the annual maintenance period begin</w:t>
      </w:r>
      <w:r w:rsidRPr="00CA2603">
        <w:rPr>
          <w:rFonts w:cs="Arial"/>
        </w:rPr>
        <w:t xml:space="preserve"> until formal </w:t>
      </w:r>
      <w:r w:rsidR="00A47FCC" w:rsidRPr="00CA2603">
        <w:rPr>
          <w:rFonts w:cs="Arial"/>
        </w:rPr>
        <w:t xml:space="preserve">City </w:t>
      </w:r>
      <w:r w:rsidRPr="00CA2603">
        <w:rPr>
          <w:rFonts w:cs="Arial"/>
        </w:rPr>
        <w:t xml:space="preserve">acceptance has been provided to approve live processing for the associated Project phase. </w:t>
      </w:r>
      <w:r w:rsidRPr="00CA2603">
        <w:rPr>
          <w:rFonts w:cs="Arial"/>
          <w:i/>
        </w:rPr>
        <w:t xml:space="preserve">For example, the annual maintenance fees associated with </w:t>
      </w:r>
      <w:r w:rsidR="00E25FA6" w:rsidRPr="00CA2603">
        <w:rPr>
          <w:rFonts w:cs="Arial"/>
          <w:i/>
        </w:rPr>
        <w:t>the purchasing module</w:t>
      </w:r>
      <w:r w:rsidRPr="00CA2603">
        <w:rPr>
          <w:rFonts w:cs="Arial"/>
          <w:i/>
        </w:rPr>
        <w:t xml:space="preserve"> will be paid upon </w:t>
      </w:r>
      <w:r w:rsidR="00A47FCC" w:rsidRPr="00CA2603">
        <w:rPr>
          <w:rFonts w:cs="Arial"/>
          <w:i/>
        </w:rPr>
        <w:t xml:space="preserve">City </w:t>
      </w:r>
      <w:r w:rsidRPr="00CA2603">
        <w:rPr>
          <w:rFonts w:cs="Arial"/>
          <w:i/>
        </w:rPr>
        <w:t xml:space="preserve">acceptance of the Project phase associated with the </w:t>
      </w:r>
      <w:r w:rsidR="00E25FA6" w:rsidRPr="00CA2603">
        <w:rPr>
          <w:rFonts w:cs="Arial"/>
          <w:i/>
        </w:rPr>
        <w:t xml:space="preserve">purchasing </w:t>
      </w:r>
      <w:r w:rsidRPr="00CA2603">
        <w:rPr>
          <w:rFonts w:cs="Arial"/>
          <w:i/>
        </w:rPr>
        <w:t xml:space="preserve">module. </w:t>
      </w:r>
    </w:p>
    <w:p w14:paraId="010CD5CF" w14:textId="3CE8B80F" w:rsidR="00A47FCC" w:rsidRDefault="00A47FCC" w:rsidP="00A47FCC">
      <w:pPr>
        <w:spacing w:before="200" w:after="120"/>
        <w:ind w:left="360" w:firstLine="720"/>
        <w:rPr>
          <w:rFonts w:cs="Arial"/>
        </w:rPr>
      </w:pPr>
      <w:r w:rsidRPr="00CA2603">
        <w:rPr>
          <w:rFonts w:cs="Arial"/>
        </w:rPr>
        <w:t xml:space="preserve">Brief Statement: </w:t>
      </w:r>
    </w:p>
    <w:p w14:paraId="48B57157" w14:textId="0943F6E0" w:rsidR="00A36836" w:rsidRPr="00814B35" w:rsidRDefault="00A36836" w:rsidP="00A36836">
      <w:pPr>
        <w:spacing w:before="200" w:after="120"/>
        <w:ind w:left="1080"/>
        <w:rPr>
          <w:rFonts w:asciiTheme="minorHAnsi" w:hAnsiTheme="minorHAnsi" w:cstheme="minorHAnsi"/>
          <w:color w:val="0070C0"/>
        </w:rPr>
      </w:pPr>
      <w:r w:rsidRPr="00814B35">
        <w:rPr>
          <w:rFonts w:asciiTheme="minorHAnsi" w:hAnsiTheme="minorHAnsi" w:cstheme="minorHAnsi"/>
          <w:color w:val="0070C0"/>
        </w:rPr>
        <w:t>Annual Maintenance is part of the subscription service / costs and based on the total annual contract and not broken out by module.</w:t>
      </w:r>
    </w:p>
    <w:p w14:paraId="233CEC8E" w14:textId="77777777" w:rsidR="00A36836" w:rsidRPr="00CA2603" w:rsidRDefault="00A36836" w:rsidP="00A47FCC">
      <w:pPr>
        <w:spacing w:before="200" w:after="120"/>
        <w:ind w:left="360" w:firstLine="720"/>
        <w:rPr>
          <w:rFonts w:cs="Arial"/>
        </w:rPr>
      </w:pPr>
    </w:p>
    <w:p w14:paraId="699E583E" w14:textId="55039B6C" w:rsidR="00B97BB8" w:rsidRPr="00CA2603" w:rsidRDefault="00B97BB8" w:rsidP="0092105F">
      <w:pPr>
        <w:pStyle w:val="ListParagraph"/>
        <w:widowControl w:val="0"/>
        <w:numPr>
          <w:ilvl w:val="0"/>
          <w:numId w:val="4"/>
        </w:numPr>
        <w:tabs>
          <w:tab w:val="left" w:pos="1080"/>
          <w:tab w:val="left" w:pos="4824"/>
        </w:tabs>
        <w:spacing w:after="240"/>
        <w:ind w:left="1080"/>
        <w:contextualSpacing w:val="0"/>
        <w:rPr>
          <w:rFonts w:cs="Arial"/>
        </w:rPr>
      </w:pPr>
      <w:r w:rsidRPr="00CA2603">
        <w:rPr>
          <w:rFonts w:cs="Arial"/>
          <w:b/>
        </w:rPr>
        <w:t xml:space="preserve">Ongoing Software Subscription Cost (If SaaS Deployment): </w:t>
      </w:r>
      <w:r w:rsidRPr="00CA2603">
        <w:rPr>
          <w:rFonts w:cs="Arial"/>
        </w:rPr>
        <w:t xml:space="preserve">Ongoing software subscription costs include the annual payments for access to the software, hosting costs, backup costs, and potentially disaster recovery provisions. The </w:t>
      </w:r>
      <w:proofErr w:type="gramStart"/>
      <w:r w:rsidR="00A47FCC" w:rsidRPr="00CA2603">
        <w:rPr>
          <w:rFonts w:cs="Arial"/>
        </w:rPr>
        <w:t>City</w:t>
      </w:r>
      <w:proofErr w:type="gramEnd"/>
      <w:r w:rsidR="00A47FCC" w:rsidRPr="00CA2603">
        <w:rPr>
          <w:rFonts w:cs="Arial"/>
        </w:rPr>
        <w:t xml:space="preserve"> </w:t>
      </w:r>
      <w:r w:rsidRPr="00CA2603">
        <w:rPr>
          <w:rFonts w:cs="Arial"/>
        </w:rPr>
        <w:t xml:space="preserve">expects that subscription costs for software modules will not be payable until the associated project phase for that module begins. For example, if </w:t>
      </w:r>
      <w:r w:rsidR="00537404" w:rsidRPr="00CA2603">
        <w:rPr>
          <w:rFonts w:cs="Arial"/>
        </w:rPr>
        <w:t xml:space="preserve">cash receipting </w:t>
      </w:r>
      <w:r w:rsidRPr="00CA2603">
        <w:rPr>
          <w:rFonts w:cs="Arial"/>
        </w:rPr>
        <w:t xml:space="preserve">were a part of a potential Phase II to the project, the </w:t>
      </w:r>
      <w:proofErr w:type="gramStart"/>
      <w:r w:rsidR="00A47FCC" w:rsidRPr="00CA2603">
        <w:rPr>
          <w:rFonts w:cs="Arial"/>
        </w:rPr>
        <w:t>City</w:t>
      </w:r>
      <w:proofErr w:type="gramEnd"/>
      <w:r w:rsidR="00A47FCC" w:rsidRPr="00CA2603">
        <w:rPr>
          <w:rFonts w:cs="Arial"/>
        </w:rPr>
        <w:t xml:space="preserve"> </w:t>
      </w:r>
      <w:r w:rsidRPr="00CA2603">
        <w:rPr>
          <w:rFonts w:cs="Arial"/>
        </w:rPr>
        <w:t xml:space="preserve">would expect to have payment for the </w:t>
      </w:r>
      <w:r w:rsidR="00537404" w:rsidRPr="00CA2603">
        <w:rPr>
          <w:rFonts w:cs="Arial"/>
        </w:rPr>
        <w:t xml:space="preserve">cash receipting </w:t>
      </w:r>
      <w:r w:rsidRPr="00CA2603">
        <w:rPr>
          <w:rFonts w:cs="Arial"/>
        </w:rPr>
        <w:t xml:space="preserve">module begin with the phase kickoff for Phase II. The </w:t>
      </w:r>
      <w:proofErr w:type="gramStart"/>
      <w:r w:rsidR="00A47FCC" w:rsidRPr="00CA2603">
        <w:rPr>
          <w:rFonts w:cs="Arial"/>
        </w:rPr>
        <w:t>City</w:t>
      </w:r>
      <w:proofErr w:type="gramEnd"/>
      <w:r w:rsidR="00A47FCC" w:rsidRPr="00CA2603">
        <w:rPr>
          <w:rFonts w:cs="Arial"/>
        </w:rPr>
        <w:t xml:space="preserve"> </w:t>
      </w:r>
      <w:r w:rsidRPr="00CA2603">
        <w:rPr>
          <w:rFonts w:cs="Arial"/>
        </w:rPr>
        <w:t>expects to pre-negotiate any rates of increase in these costs in the first 10 years.</w:t>
      </w:r>
    </w:p>
    <w:p w14:paraId="768C3B46" w14:textId="262F3C6B" w:rsidR="00D8611C" w:rsidRDefault="00A47FCC" w:rsidP="00814B35">
      <w:pPr>
        <w:spacing w:before="200" w:after="120"/>
        <w:ind w:left="360" w:firstLine="720"/>
        <w:rPr>
          <w:rFonts w:cs="Arial"/>
        </w:rPr>
      </w:pPr>
      <w:r w:rsidRPr="00CA2603">
        <w:rPr>
          <w:rFonts w:cs="Arial"/>
        </w:rPr>
        <w:t xml:space="preserve">Brief Statement: </w:t>
      </w:r>
    </w:p>
    <w:p w14:paraId="651F1340" w14:textId="54DAB5F4" w:rsidR="00D8611C" w:rsidRPr="00814B35" w:rsidRDefault="00D8611C" w:rsidP="00D8611C">
      <w:pPr>
        <w:spacing w:before="200" w:after="120"/>
        <w:ind w:left="1080"/>
        <w:rPr>
          <w:rFonts w:asciiTheme="minorHAnsi" w:hAnsiTheme="minorHAnsi" w:cstheme="minorHAnsi"/>
          <w:color w:val="0070C0"/>
        </w:rPr>
      </w:pPr>
      <w:r w:rsidRPr="00814B35">
        <w:rPr>
          <w:rFonts w:asciiTheme="minorHAnsi" w:hAnsiTheme="minorHAnsi" w:cstheme="minorHAnsi"/>
          <w:color w:val="0070C0"/>
        </w:rPr>
        <w:t>Annual Maintenance is part of the subscription service / costs and based on the total annual contract and not broken out by module.  This service starts upon contract signing and is for the entire annual contract.</w:t>
      </w:r>
    </w:p>
    <w:p w14:paraId="509E3D56" w14:textId="77777777" w:rsidR="00CA2603" w:rsidRPr="00CA2603" w:rsidRDefault="00CA2603" w:rsidP="00CA2603">
      <w:pPr>
        <w:spacing w:before="200" w:after="120"/>
        <w:rPr>
          <w:rFonts w:cs="Arial"/>
        </w:rPr>
      </w:pPr>
    </w:p>
    <w:p w14:paraId="74B5CBD5" w14:textId="00C4E219" w:rsidR="00C76D6D" w:rsidRPr="00CA2603" w:rsidRDefault="00C76D6D" w:rsidP="00C76D6D">
      <w:pPr>
        <w:pStyle w:val="Caption"/>
        <w:numPr>
          <w:ilvl w:val="0"/>
          <w:numId w:val="3"/>
        </w:numPr>
        <w:tabs>
          <w:tab w:val="left" w:pos="360"/>
        </w:tabs>
        <w:spacing w:before="200" w:after="200" w:line="276" w:lineRule="auto"/>
        <w:ind w:left="360"/>
        <w:rPr>
          <w:sz w:val="28"/>
          <w:szCs w:val="22"/>
        </w:rPr>
      </w:pPr>
      <w:r w:rsidRPr="00CA2603">
        <w:rPr>
          <w:sz w:val="28"/>
          <w:szCs w:val="22"/>
        </w:rPr>
        <w:t>NARRATIVE DESCRIPTION OF PRICE PROPOSAL</w:t>
      </w:r>
    </w:p>
    <w:p w14:paraId="74B5CBD6" w14:textId="77777777" w:rsidR="00C76D6D" w:rsidRPr="00CA2603" w:rsidRDefault="00C76D6D" w:rsidP="0092105F">
      <w:pPr>
        <w:spacing w:before="200" w:after="120"/>
        <w:ind w:left="360"/>
        <w:rPr>
          <w:rFonts w:cs="Arial"/>
        </w:rPr>
      </w:pPr>
      <w:r w:rsidRPr="00CA2603">
        <w:rPr>
          <w:rFonts w:cs="Arial"/>
        </w:rPr>
        <w:t>Proposers are encouraged to include a narrative description of the proposed costs, including, at a minimum the following;</w:t>
      </w:r>
    </w:p>
    <w:p w14:paraId="74B5CBD7" w14:textId="77777777" w:rsidR="00C76D6D" w:rsidRPr="00CA2603" w:rsidRDefault="00C76D6D" w:rsidP="0092105F">
      <w:pPr>
        <w:pStyle w:val="ListParagraph"/>
        <w:widowControl w:val="0"/>
        <w:numPr>
          <w:ilvl w:val="0"/>
          <w:numId w:val="7"/>
        </w:numPr>
        <w:tabs>
          <w:tab w:val="left" w:pos="1080"/>
          <w:tab w:val="left" w:pos="4824"/>
        </w:tabs>
        <w:spacing w:after="120"/>
        <w:ind w:left="1080"/>
        <w:contextualSpacing w:val="0"/>
        <w:rPr>
          <w:rFonts w:cs="Arial"/>
        </w:rPr>
      </w:pPr>
      <w:r w:rsidRPr="00CA2603">
        <w:rPr>
          <w:rFonts w:cs="Arial"/>
        </w:rPr>
        <w:t>Any optional services/offerings for professional services</w:t>
      </w:r>
    </w:p>
    <w:p w14:paraId="74B5CBD8" w14:textId="29CE9C87" w:rsidR="00C76D6D" w:rsidRDefault="00C76D6D" w:rsidP="00C76D6D">
      <w:pPr>
        <w:spacing w:before="200" w:after="240"/>
        <w:ind w:left="1080"/>
        <w:rPr>
          <w:rFonts w:cs="Arial"/>
        </w:rPr>
      </w:pPr>
      <w:r w:rsidRPr="00CA2603">
        <w:rPr>
          <w:rFonts w:cs="Arial"/>
        </w:rPr>
        <w:t xml:space="preserve">Brief Statement: </w:t>
      </w:r>
    </w:p>
    <w:p w14:paraId="7597CECC" w14:textId="35457B13" w:rsidR="00D8611C" w:rsidRPr="00814B35" w:rsidRDefault="00D8611C" w:rsidP="00C76D6D">
      <w:pPr>
        <w:spacing w:before="200" w:after="240"/>
        <w:ind w:left="1080"/>
        <w:rPr>
          <w:rFonts w:asciiTheme="minorHAnsi" w:hAnsiTheme="minorHAnsi" w:cstheme="minorHAnsi"/>
          <w:color w:val="0070C0"/>
        </w:rPr>
      </w:pPr>
      <w:r w:rsidRPr="00814B35">
        <w:rPr>
          <w:rFonts w:asciiTheme="minorHAnsi" w:hAnsiTheme="minorHAnsi" w:cstheme="minorHAnsi"/>
          <w:color w:val="0070C0"/>
        </w:rPr>
        <w:t>All services have been included in our response.</w:t>
      </w:r>
    </w:p>
    <w:p w14:paraId="24C8B42F" w14:textId="5E510A39" w:rsidR="00D8611C" w:rsidRPr="00814B35" w:rsidRDefault="00D8611C" w:rsidP="00C76D6D">
      <w:pPr>
        <w:spacing w:before="200" w:after="240"/>
        <w:ind w:left="1080"/>
        <w:rPr>
          <w:rFonts w:asciiTheme="minorHAnsi" w:hAnsiTheme="minorHAnsi" w:cstheme="minorHAnsi"/>
          <w:color w:val="0070C0"/>
        </w:rPr>
      </w:pPr>
      <w:r w:rsidRPr="00814B35">
        <w:rPr>
          <w:rFonts w:asciiTheme="minorHAnsi" w:hAnsiTheme="minorHAnsi" w:cstheme="minorHAnsi"/>
          <w:color w:val="0070C0"/>
        </w:rPr>
        <w:lastRenderedPageBreak/>
        <w:t xml:space="preserve">Optionally, upon Go-Live, iteria can offer Managed Services (Support).  Scope can only </w:t>
      </w:r>
      <w:proofErr w:type="gramStart"/>
      <w:r w:rsidRPr="00814B35">
        <w:rPr>
          <w:rFonts w:asciiTheme="minorHAnsi" w:hAnsiTheme="minorHAnsi" w:cstheme="minorHAnsi"/>
          <w:color w:val="0070C0"/>
        </w:rPr>
        <w:t>being</w:t>
      </w:r>
      <w:proofErr w:type="gramEnd"/>
      <w:r w:rsidRPr="00814B35">
        <w:rPr>
          <w:rFonts w:asciiTheme="minorHAnsi" w:hAnsiTheme="minorHAnsi" w:cstheme="minorHAnsi"/>
          <w:color w:val="0070C0"/>
        </w:rPr>
        <w:t xml:space="preserve"> finalized once the system is configured.</w:t>
      </w:r>
    </w:p>
    <w:p w14:paraId="74B5CBD9" w14:textId="77777777" w:rsidR="00C76D6D" w:rsidRPr="00CA2603" w:rsidRDefault="00C76D6D" w:rsidP="00C76D6D">
      <w:pPr>
        <w:pStyle w:val="ListParagraph"/>
        <w:widowControl w:val="0"/>
        <w:numPr>
          <w:ilvl w:val="0"/>
          <w:numId w:val="7"/>
        </w:numPr>
        <w:tabs>
          <w:tab w:val="left" w:pos="1080"/>
          <w:tab w:val="left" w:pos="4824"/>
        </w:tabs>
        <w:spacing w:after="240"/>
        <w:ind w:left="1080"/>
        <w:contextualSpacing w:val="0"/>
        <w:jc w:val="both"/>
        <w:rPr>
          <w:rFonts w:cs="Arial"/>
        </w:rPr>
      </w:pPr>
      <w:r w:rsidRPr="00CA2603">
        <w:rPr>
          <w:rFonts w:cs="Arial"/>
        </w:rPr>
        <w:t>Any discounts that have been offered</w:t>
      </w:r>
    </w:p>
    <w:p w14:paraId="74B5CBDA" w14:textId="421EF7B1" w:rsidR="00C76D6D" w:rsidRDefault="00C76D6D" w:rsidP="00C76D6D">
      <w:pPr>
        <w:spacing w:before="200" w:after="240"/>
        <w:ind w:left="360" w:firstLine="720"/>
        <w:rPr>
          <w:rFonts w:cs="Arial"/>
        </w:rPr>
      </w:pPr>
      <w:r w:rsidRPr="00CA2603">
        <w:rPr>
          <w:rFonts w:cs="Arial"/>
        </w:rPr>
        <w:t xml:space="preserve">Brief Statement: </w:t>
      </w:r>
    </w:p>
    <w:p w14:paraId="788B05F7" w14:textId="3A06EFC0" w:rsidR="00D8611C" w:rsidRPr="00814B35" w:rsidRDefault="00D8611C" w:rsidP="00C76D6D">
      <w:pPr>
        <w:spacing w:before="200" w:after="240"/>
        <w:ind w:left="360" w:firstLine="720"/>
        <w:rPr>
          <w:rFonts w:asciiTheme="minorHAnsi" w:hAnsiTheme="minorHAnsi" w:cstheme="minorHAnsi"/>
          <w:color w:val="0070C0"/>
        </w:rPr>
      </w:pPr>
      <w:r w:rsidRPr="00814B35">
        <w:rPr>
          <w:rFonts w:asciiTheme="minorHAnsi" w:hAnsiTheme="minorHAnsi" w:cstheme="minorHAnsi"/>
          <w:color w:val="0070C0"/>
        </w:rPr>
        <w:t>iteria has offered aggressive competitive pricing as part of our response.</w:t>
      </w:r>
    </w:p>
    <w:p w14:paraId="386C7B3A" w14:textId="1BED3DE9" w:rsidR="00C91EB4" w:rsidRPr="00CA2603" w:rsidRDefault="00C91EB4" w:rsidP="0092105F">
      <w:pPr>
        <w:pStyle w:val="ListParagraph"/>
        <w:widowControl w:val="0"/>
        <w:numPr>
          <w:ilvl w:val="0"/>
          <w:numId w:val="7"/>
        </w:numPr>
        <w:tabs>
          <w:tab w:val="left" w:pos="1080"/>
          <w:tab w:val="left" w:pos="4824"/>
        </w:tabs>
        <w:spacing w:after="120"/>
        <w:ind w:left="1080"/>
        <w:contextualSpacing w:val="0"/>
        <w:rPr>
          <w:rFonts w:cs="Arial"/>
        </w:rPr>
      </w:pPr>
      <w:r w:rsidRPr="00CA2603">
        <w:rPr>
          <w:rFonts w:cs="Arial"/>
        </w:rPr>
        <w:t>Any additional service offerings that m</w:t>
      </w:r>
      <w:r w:rsidR="00246DC0" w:rsidRPr="00CA2603">
        <w:rPr>
          <w:rFonts w:cs="Arial"/>
        </w:rPr>
        <w:t>a</w:t>
      </w:r>
      <w:r w:rsidRPr="00CA2603">
        <w:rPr>
          <w:rFonts w:cs="Arial"/>
        </w:rPr>
        <w:t xml:space="preserve">y be out of </w:t>
      </w:r>
      <w:proofErr w:type="gramStart"/>
      <w:r w:rsidRPr="00CA2603">
        <w:rPr>
          <w:rFonts w:cs="Arial"/>
        </w:rPr>
        <w:t>scope, but</w:t>
      </w:r>
      <w:proofErr w:type="gramEnd"/>
      <w:r w:rsidRPr="00CA2603">
        <w:rPr>
          <w:rFonts w:cs="Arial"/>
        </w:rPr>
        <w:t xml:space="preserve"> may be available on an optional basis to serve to shift some of the implementation work effort from the </w:t>
      </w:r>
      <w:proofErr w:type="gramStart"/>
      <w:r w:rsidR="00A47FCC" w:rsidRPr="00CA2603">
        <w:rPr>
          <w:rFonts w:cs="Arial"/>
        </w:rPr>
        <w:t>City</w:t>
      </w:r>
      <w:proofErr w:type="gramEnd"/>
      <w:r w:rsidR="00A47FCC" w:rsidRPr="00CA2603">
        <w:rPr>
          <w:rFonts w:cs="Arial"/>
        </w:rPr>
        <w:t xml:space="preserve"> </w:t>
      </w:r>
      <w:r w:rsidRPr="00CA2603">
        <w:rPr>
          <w:rFonts w:cs="Arial"/>
        </w:rPr>
        <w:t>to the vendor during implementation.</w:t>
      </w:r>
    </w:p>
    <w:p w14:paraId="3A1EAB50" w14:textId="39111C57" w:rsidR="00C91EB4" w:rsidRDefault="00C91EB4" w:rsidP="00C91EB4">
      <w:pPr>
        <w:spacing w:before="200" w:after="240"/>
        <w:ind w:left="360" w:firstLine="720"/>
        <w:rPr>
          <w:rFonts w:cs="Arial"/>
        </w:rPr>
      </w:pPr>
      <w:r w:rsidRPr="00CA2603">
        <w:rPr>
          <w:rFonts w:cs="Arial"/>
        </w:rPr>
        <w:t xml:space="preserve">Statement: </w:t>
      </w:r>
    </w:p>
    <w:p w14:paraId="21E6E8E3" w14:textId="416FD10E" w:rsidR="00D8611C" w:rsidRPr="00814B35" w:rsidRDefault="00D8611C" w:rsidP="00C91EB4">
      <w:pPr>
        <w:spacing w:before="200" w:after="240"/>
        <w:ind w:left="360" w:firstLine="720"/>
        <w:rPr>
          <w:rFonts w:asciiTheme="minorHAnsi" w:hAnsiTheme="minorHAnsi" w:cstheme="minorHAnsi"/>
          <w:color w:val="0070C0"/>
        </w:rPr>
      </w:pPr>
      <w:r w:rsidRPr="00814B35">
        <w:rPr>
          <w:rFonts w:asciiTheme="minorHAnsi" w:hAnsiTheme="minorHAnsi" w:cstheme="minorHAnsi"/>
          <w:color w:val="0070C0"/>
        </w:rPr>
        <w:t>Based on our methodology, our approach is based on a collective TEAM effort.</w:t>
      </w:r>
    </w:p>
    <w:p w14:paraId="74B5CBDB" w14:textId="67B4FB2D" w:rsidR="00C76D6D" w:rsidRPr="00CA2603" w:rsidRDefault="00C76D6D" w:rsidP="0092105F">
      <w:pPr>
        <w:pStyle w:val="ListParagraph"/>
        <w:widowControl w:val="0"/>
        <w:numPr>
          <w:ilvl w:val="0"/>
          <w:numId w:val="7"/>
        </w:numPr>
        <w:tabs>
          <w:tab w:val="left" w:pos="1080"/>
          <w:tab w:val="left" w:pos="4824"/>
        </w:tabs>
        <w:spacing w:after="120"/>
        <w:ind w:left="1080"/>
        <w:contextualSpacing w:val="0"/>
        <w:rPr>
          <w:rFonts w:cs="Arial"/>
        </w:rPr>
      </w:pPr>
      <w:r w:rsidRPr="00CA2603">
        <w:rPr>
          <w:rFonts w:cs="Arial"/>
        </w:rPr>
        <w:t xml:space="preserve">Any projected or anticipated cost savings or cost avoidance considerations related to the proposed software and services (savings in </w:t>
      </w:r>
      <w:r w:rsidR="00A47FCC" w:rsidRPr="00CA2603">
        <w:rPr>
          <w:rFonts w:cs="Arial"/>
        </w:rPr>
        <w:t xml:space="preserve">City </w:t>
      </w:r>
      <w:r w:rsidRPr="00CA2603">
        <w:rPr>
          <w:rFonts w:cs="Arial"/>
        </w:rPr>
        <w:t>staff time, savings in ongoing hardware acquisition/maintenance costs, etc.)</w:t>
      </w:r>
    </w:p>
    <w:p w14:paraId="74B5CBDC" w14:textId="37CFB664" w:rsidR="00C76D6D" w:rsidRDefault="00C76D6D" w:rsidP="00C76D6D">
      <w:pPr>
        <w:spacing w:before="200" w:after="240"/>
        <w:ind w:left="360" w:firstLine="720"/>
        <w:rPr>
          <w:rFonts w:cs="Arial"/>
        </w:rPr>
      </w:pPr>
      <w:r w:rsidRPr="00CA2603">
        <w:rPr>
          <w:rFonts w:cs="Arial"/>
        </w:rPr>
        <w:t xml:space="preserve">Statement: </w:t>
      </w:r>
    </w:p>
    <w:p w14:paraId="02DC2D35" w14:textId="1C7824EB" w:rsidR="00D8611C" w:rsidRPr="00814B35" w:rsidRDefault="00D8611C" w:rsidP="00C76D6D">
      <w:pPr>
        <w:spacing w:before="200" w:after="240"/>
        <w:ind w:left="360" w:firstLine="720"/>
        <w:rPr>
          <w:rFonts w:asciiTheme="minorHAnsi" w:hAnsiTheme="minorHAnsi" w:cstheme="minorHAnsi"/>
          <w:color w:val="0070C0"/>
        </w:rPr>
      </w:pPr>
      <w:r w:rsidRPr="00814B35">
        <w:rPr>
          <w:rFonts w:asciiTheme="minorHAnsi" w:hAnsiTheme="minorHAnsi" w:cstheme="minorHAnsi"/>
          <w:color w:val="0070C0"/>
        </w:rPr>
        <w:t>As part of our overall Project Methodology, these have been taken into consideration</w:t>
      </w:r>
    </w:p>
    <w:p w14:paraId="74B5CBDD" w14:textId="77777777" w:rsidR="00C76D6D" w:rsidRPr="00CA2603" w:rsidRDefault="00C76D6D" w:rsidP="0092105F">
      <w:pPr>
        <w:pStyle w:val="ListParagraph"/>
        <w:widowControl w:val="0"/>
        <w:numPr>
          <w:ilvl w:val="0"/>
          <w:numId w:val="7"/>
        </w:numPr>
        <w:tabs>
          <w:tab w:val="left" w:pos="1080"/>
          <w:tab w:val="left" w:pos="4824"/>
        </w:tabs>
        <w:spacing w:after="120"/>
        <w:ind w:left="1080"/>
        <w:contextualSpacing w:val="0"/>
        <w:rPr>
          <w:rFonts w:cs="Arial"/>
        </w:rPr>
      </w:pPr>
      <w:r w:rsidRPr="00CA2603">
        <w:rPr>
          <w:rFonts w:cs="Arial"/>
        </w:rPr>
        <w:t>A description of any future upgrade costs, including upgrades to hardware, software, and related professional services costs (such as training, configuration, and other anticipated services costs related to upgrades in the future)</w:t>
      </w:r>
    </w:p>
    <w:p w14:paraId="74B5CBDE" w14:textId="41A85FDF" w:rsidR="00C76D6D" w:rsidRDefault="00C76D6D" w:rsidP="00C76D6D">
      <w:pPr>
        <w:spacing w:before="200" w:after="240"/>
        <w:ind w:left="360" w:firstLine="720"/>
        <w:rPr>
          <w:rFonts w:cs="Arial"/>
        </w:rPr>
      </w:pPr>
      <w:r w:rsidRPr="00CA2603">
        <w:rPr>
          <w:rFonts w:cs="Arial"/>
        </w:rPr>
        <w:t xml:space="preserve">Statement: </w:t>
      </w:r>
    </w:p>
    <w:p w14:paraId="0441B997" w14:textId="3012FA45" w:rsidR="00D8611C" w:rsidRPr="00814B35" w:rsidRDefault="00D8611C" w:rsidP="00D8611C">
      <w:pPr>
        <w:spacing w:before="200" w:after="240"/>
        <w:ind w:left="1080"/>
        <w:rPr>
          <w:rFonts w:asciiTheme="minorHAnsi" w:hAnsiTheme="minorHAnsi" w:cstheme="minorHAnsi"/>
          <w:color w:val="0070C0"/>
        </w:rPr>
      </w:pPr>
      <w:r w:rsidRPr="00814B35">
        <w:rPr>
          <w:rFonts w:asciiTheme="minorHAnsi" w:hAnsiTheme="minorHAnsi" w:cstheme="minorHAnsi"/>
          <w:color w:val="0070C0"/>
        </w:rPr>
        <w:t>As part of the subscription service, quarterly software updates are included by Oracle Corporation.</w:t>
      </w:r>
    </w:p>
    <w:p w14:paraId="76D4FD9F" w14:textId="7585091F" w:rsidR="00B27B60" w:rsidRPr="00CA2603" w:rsidRDefault="00B27B60" w:rsidP="0092105F">
      <w:pPr>
        <w:pStyle w:val="ListParagraph"/>
        <w:widowControl w:val="0"/>
        <w:numPr>
          <w:ilvl w:val="0"/>
          <w:numId w:val="7"/>
        </w:numPr>
        <w:tabs>
          <w:tab w:val="left" w:pos="1080"/>
          <w:tab w:val="left" w:pos="4824"/>
        </w:tabs>
        <w:spacing w:after="120"/>
        <w:ind w:left="1080"/>
        <w:contextualSpacing w:val="0"/>
        <w:rPr>
          <w:rFonts w:cs="Arial"/>
        </w:rPr>
      </w:pPr>
      <w:r w:rsidRPr="00CA2603">
        <w:rPr>
          <w:rFonts w:cs="Arial"/>
        </w:rPr>
        <w:t>A description of the estimated travel costs, including the number of trips, average duration of trips and number of staff included per trip, average cost per trip, and whether season</w:t>
      </w:r>
      <w:r w:rsidR="00A47FCC" w:rsidRPr="00CA2603">
        <w:rPr>
          <w:rFonts w:cs="Arial"/>
        </w:rPr>
        <w:t>a</w:t>
      </w:r>
      <w:r w:rsidRPr="00CA2603">
        <w:rPr>
          <w:rFonts w:cs="Arial"/>
        </w:rPr>
        <w:t>lity in pricing has been considered in the travel estimate.</w:t>
      </w:r>
    </w:p>
    <w:p w14:paraId="0A95ACFC" w14:textId="3D282352" w:rsidR="00B27B60" w:rsidRDefault="00B27B60" w:rsidP="00B27B60">
      <w:pPr>
        <w:spacing w:before="200" w:after="240"/>
        <w:ind w:left="360" w:firstLine="720"/>
        <w:rPr>
          <w:rFonts w:cs="Arial"/>
        </w:rPr>
      </w:pPr>
      <w:r w:rsidRPr="00CA2603">
        <w:rPr>
          <w:rFonts w:cs="Arial"/>
        </w:rPr>
        <w:t xml:space="preserve">Statement: </w:t>
      </w:r>
    </w:p>
    <w:p w14:paraId="2929277E" w14:textId="58483FBE" w:rsidR="00D8611C" w:rsidRPr="00814B35" w:rsidRDefault="00D8611C" w:rsidP="00D8611C">
      <w:pPr>
        <w:spacing w:before="200" w:after="240"/>
        <w:ind w:left="1080"/>
        <w:rPr>
          <w:rFonts w:asciiTheme="minorHAnsi" w:hAnsiTheme="minorHAnsi" w:cstheme="minorHAnsi"/>
          <w:color w:val="0070C0"/>
        </w:rPr>
      </w:pPr>
      <w:r w:rsidRPr="00814B35">
        <w:rPr>
          <w:rFonts w:asciiTheme="minorHAnsi" w:hAnsiTheme="minorHAnsi" w:cstheme="minorHAnsi"/>
          <w:color w:val="0070C0"/>
        </w:rPr>
        <w:t>As indicated in our overall Implementation Approach, iteria consultants will be on-site for a majority of the project.  Travel costs have been included to account for that.</w:t>
      </w:r>
    </w:p>
    <w:p w14:paraId="74B5CBDF" w14:textId="57E7F27B" w:rsidR="00C76D6D" w:rsidRPr="00CA2603" w:rsidRDefault="00C76D6D" w:rsidP="0092105F">
      <w:pPr>
        <w:pStyle w:val="ListParagraph"/>
        <w:widowControl w:val="0"/>
        <w:numPr>
          <w:ilvl w:val="0"/>
          <w:numId w:val="7"/>
        </w:numPr>
        <w:tabs>
          <w:tab w:val="left" w:pos="1080"/>
          <w:tab w:val="left" w:pos="4824"/>
        </w:tabs>
        <w:spacing w:after="120"/>
        <w:ind w:left="1080"/>
        <w:contextualSpacing w:val="0"/>
        <w:rPr>
          <w:rFonts w:cs="Arial"/>
        </w:rPr>
      </w:pPr>
      <w:r w:rsidRPr="00CA2603">
        <w:rPr>
          <w:rFonts w:cs="Arial"/>
        </w:rPr>
        <w:t xml:space="preserve">Other topics or statements related to the price proposal that the Proposer feels will help the </w:t>
      </w:r>
      <w:r w:rsidR="00A47FCC" w:rsidRPr="00CA2603">
        <w:rPr>
          <w:rFonts w:cs="Arial"/>
        </w:rPr>
        <w:t xml:space="preserve">City </w:t>
      </w:r>
      <w:r w:rsidRPr="00CA2603">
        <w:rPr>
          <w:rFonts w:cs="Arial"/>
        </w:rPr>
        <w:t>better understand the pricing structure or key differentiators for the proposed products and services.</w:t>
      </w:r>
    </w:p>
    <w:p w14:paraId="74B5CBE1" w14:textId="232A5FBF" w:rsidR="0019482A" w:rsidRPr="00CA2603" w:rsidRDefault="00C76D6D" w:rsidP="005E527A">
      <w:pPr>
        <w:spacing w:before="200" w:after="240"/>
        <w:ind w:left="360" w:firstLine="720"/>
        <w:rPr>
          <w:rFonts w:cs="Arial"/>
        </w:rPr>
      </w:pPr>
      <w:r w:rsidRPr="00CA2603">
        <w:rPr>
          <w:rFonts w:cs="Arial"/>
        </w:rPr>
        <w:lastRenderedPageBreak/>
        <w:t xml:space="preserve">Statement: </w:t>
      </w:r>
    </w:p>
    <w:p w14:paraId="3BA5EFA9" w14:textId="49387660" w:rsidR="00CF5A35" w:rsidRPr="00CA2603" w:rsidRDefault="00CF5A35" w:rsidP="00CF5A35">
      <w:pPr>
        <w:pStyle w:val="Caption"/>
        <w:numPr>
          <w:ilvl w:val="0"/>
          <w:numId w:val="3"/>
        </w:numPr>
        <w:tabs>
          <w:tab w:val="left" w:pos="360"/>
        </w:tabs>
        <w:spacing w:before="200" w:after="200" w:line="276" w:lineRule="auto"/>
        <w:ind w:left="360"/>
        <w:rPr>
          <w:b w:val="0"/>
          <w:bCs/>
          <w:sz w:val="28"/>
          <w:szCs w:val="22"/>
        </w:rPr>
      </w:pPr>
      <w:r w:rsidRPr="00CA2603">
        <w:rPr>
          <w:sz w:val="28"/>
          <w:szCs w:val="22"/>
        </w:rPr>
        <w:t>STANDARD QUOTE FORMAT</w:t>
      </w:r>
    </w:p>
    <w:p w14:paraId="4740D193" w14:textId="34717ED6" w:rsidR="00CF5A35" w:rsidRDefault="00CF5A35" w:rsidP="00CF5A35">
      <w:pPr>
        <w:rPr>
          <w:rFonts w:cs="Arial"/>
        </w:rPr>
      </w:pPr>
      <w:r w:rsidRPr="00CA2603">
        <w:rPr>
          <w:rFonts w:cs="Arial"/>
        </w:rPr>
        <w:t>Proposer to include at the end of Attachment C2, as supporting documentation aligning with the total costs proposed within Attachment C1, a copy of any relevant quote/order form using the Proposer’s standard format.</w:t>
      </w:r>
    </w:p>
    <w:p w14:paraId="4290BCDB" w14:textId="77777777" w:rsidR="00D8611C" w:rsidRPr="00814B35" w:rsidRDefault="00D8611C" w:rsidP="00CF5A35">
      <w:pPr>
        <w:rPr>
          <w:rFonts w:asciiTheme="minorHAnsi" w:hAnsiTheme="minorHAnsi" w:cstheme="minorHAnsi"/>
        </w:rPr>
      </w:pPr>
    </w:p>
    <w:p w14:paraId="23C71E44" w14:textId="45672ED6" w:rsidR="00D8611C" w:rsidRPr="00814B35" w:rsidRDefault="00D8611C" w:rsidP="00CF5A35">
      <w:pPr>
        <w:rPr>
          <w:rFonts w:asciiTheme="minorHAnsi" w:hAnsiTheme="minorHAnsi" w:cstheme="minorHAnsi"/>
          <w:color w:val="0070C0"/>
        </w:rPr>
      </w:pPr>
      <w:r w:rsidRPr="00814B35">
        <w:rPr>
          <w:rFonts w:asciiTheme="minorHAnsi" w:hAnsiTheme="minorHAnsi" w:cstheme="minorHAnsi"/>
          <w:color w:val="0070C0"/>
        </w:rPr>
        <w:t>This can be provided under separate cover based on final footprint.</w:t>
      </w:r>
    </w:p>
    <w:sectPr w:rsidR="00D8611C" w:rsidRPr="00814B35" w:rsidSect="00CA2603">
      <w:headerReference w:type="default" r:id="rId11"/>
      <w:footerReference w:type="default" r:id="rId12"/>
      <w:headerReference w:type="first" r:id="rId13"/>
      <w:pgSz w:w="12240" w:h="15840"/>
      <w:pgMar w:top="1440" w:right="1440" w:bottom="1440" w:left="1440" w:header="288" w:footer="2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8105" w14:textId="77777777" w:rsidR="00B0112E" w:rsidRDefault="00B0112E" w:rsidP="00C76D6D">
      <w:pPr>
        <w:spacing w:after="0" w:line="240" w:lineRule="auto"/>
      </w:pPr>
      <w:r>
        <w:separator/>
      </w:r>
    </w:p>
  </w:endnote>
  <w:endnote w:type="continuationSeparator" w:id="0">
    <w:p w14:paraId="7AB96476" w14:textId="77777777" w:rsidR="00B0112E" w:rsidRDefault="00B0112E" w:rsidP="00C76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CBEE" w14:textId="77777777" w:rsidR="00C76D6D" w:rsidRDefault="00C76D6D">
    <w:pPr>
      <w:pStyle w:val="Footer"/>
    </w:pPr>
  </w:p>
  <w:tbl>
    <w:tblPr>
      <w:tblStyle w:val="TableGrid"/>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066"/>
      <w:gridCol w:w="2110"/>
      <w:gridCol w:w="4184"/>
    </w:tblGrid>
    <w:tr w:rsidR="00C76D6D" w:rsidRPr="00AC3482" w14:paraId="74B5CBF2" w14:textId="77777777" w:rsidTr="00EF08FA">
      <w:trPr>
        <w:trHeight w:val="767"/>
        <w:jc w:val="center"/>
      </w:trPr>
      <w:tc>
        <w:tcPr>
          <w:tcW w:w="3648" w:type="dxa"/>
        </w:tcPr>
        <w:p w14:paraId="74B5CBEF" w14:textId="5F1AA4CE" w:rsidR="00C76D6D" w:rsidRPr="00AC3482" w:rsidRDefault="00000000" w:rsidP="00962CBF">
          <w:pPr>
            <w:pStyle w:val="Footer"/>
            <w:spacing w:before="120"/>
            <w:rPr>
              <w:rFonts w:ascii="Arial" w:hAnsi="Arial" w:cs="Arial"/>
              <w:sz w:val="18"/>
              <w:szCs w:val="18"/>
            </w:rPr>
          </w:pPr>
          <w:sdt>
            <w:sdtPr>
              <w:rPr>
                <w:rFonts w:cs="Arial"/>
                <w:sz w:val="18"/>
                <w:szCs w:val="18"/>
              </w:rPr>
              <w:id w:val="1703405337"/>
              <w:docPartObj>
                <w:docPartGallery w:val="Page Numbers (Bottom of Page)"/>
                <w:docPartUnique/>
              </w:docPartObj>
            </w:sdtPr>
            <w:sdtContent>
              <w:sdt>
                <w:sdtPr>
                  <w:rPr>
                    <w:rFonts w:cs="Arial"/>
                    <w:sz w:val="18"/>
                    <w:szCs w:val="18"/>
                  </w:rPr>
                  <w:id w:val="1703405338"/>
                  <w:docPartObj>
                    <w:docPartGallery w:val="Page Numbers (Top of Page)"/>
                    <w:docPartUnique/>
                  </w:docPartObj>
                </w:sdtPr>
                <w:sdtContent>
                  <w:r w:rsidR="00C76D6D">
                    <w:rPr>
                      <w:rFonts w:ascii="Arial" w:hAnsi="Arial" w:cs="Arial"/>
                      <w:sz w:val="18"/>
                      <w:szCs w:val="18"/>
                    </w:rPr>
                    <w:t>Attachment C2</w:t>
                  </w:r>
                </w:sdtContent>
              </w:sdt>
            </w:sdtContent>
          </w:sdt>
        </w:p>
      </w:tc>
      <w:tc>
        <w:tcPr>
          <w:tcW w:w="2552" w:type="dxa"/>
        </w:tcPr>
        <w:p w14:paraId="74B5CBF0" w14:textId="11552C0F" w:rsidR="00C76D6D" w:rsidRPr="0032619A" w:rsidRDefault="00C76D6D" w:rsidP="00C76D6D">
          <w:pPr>
            <w:pStyle w:val="Footer"/>
            <w:spacing w:before="120"/>
            <w:jc w:val="center"/>
            <w:rPr>
              <w:rFonts w:ascii="Arial" w:hAnsi="Arial" w:cs="Arial"/>
              <w:sz w:val="18"/>
              <w:szCs w:val="18"/>
            </w:rPr>
          </w:pPr>
          <w:r w:rsidRPr="0032619A">
            <w:rPr>
              <w:rFonts w:ascii="Arial" w:hAnsi="Arial" w:cs="Arial"/>
              <w:sz w:val="18"/>
              <w:szCs w:val="18"/>
            </w:rPr>
            <w:t xml:space="preserve">Page </w:t>
          </w:r>
          <w:r w:rsidRPr="0032619A">
            <w:rPr>
              <w:rFonts w:cs="Arial"/>
              <w:sz w:val="18"/>
              <w:szCs w:val="18"/>
            </w:rPr>
            <w:fldChar w:fldCharType="begin"/>
          </w:r>
          <w:r w:rsidRPr="0032619A">
            <w:rPr>
              <w:rFonts w:ascii="Arial" w:hAnsi="Arial" w:cs="Arial"/>
              <w:sz w:val="18"/>
              <w:szCs w:val="18"/>
            </w:rPr>
            <w:instrText xml:space="preserve"> PAGE  \* Arabic  \* MERGEFORMAT </w:instrText>
          </w:r>
          <w:r w:rsidRPr="0032619A">
            <w:rPr>
              <w:rFonts w:cs="Arial"/>
              <w:sz w:val="18"/>
              <w:szCs w:val="18"/>
            </w:rPr>
            <w:fldChar w:fldCharType="separate"/>
          </w:r>
          <w:r w:rsidR="00246DC0">
            <w:rPr>
              <w:rFonts w:ascii="Arial" w:hAnsi="Arial" w:cs="Arial"/>
              <w:noProof/>
              <w:sz w:val="18"/>
              <w:szCs w:val="18"/>
            </w:rPr>
            <w:t>4</w:t>
          </w:r>
          <w:r w:rsidRPr="0032619A">
            <w:rPr>
              <w:rFonts w:cs="Arial"/>
              <w:sz w:val="18"/>
              <w:szCs w:val="18"/>
            </w:rPr>
            <w:fldChar w:fldCharType="end"/>
          </w:r>
          <w:r w:rsidRPr="0032619A">
            <w:rPr>
              <w:rFonts w:ascii="Arial" w:hAnsi="Arial" w:cs="Arial"/>
              <w:sz w:val="18"/>
              <w:szCs w:val="18"/>
            </w:rPr>
            <w:t xml:space="preserve"> of </w:t>
          </w:r>
          <w:r>
            <w:rPr>
              <w:rFonts w:cs="Arial"/>
              <w:noProof/>
              <w:sz w:val="18"/>
              <w:szCs w:val="18"/>
            </w:rPr>
            <w:fldChar w:fldCharType="begin"/>
          </w:r>
          <w:r>
            <w:rPr>
              <w:rFonts w:ascii="Arial" w:hAnsi="Arial" w:cs="Arial"/>
              <w:noProof/>
              <w:sz w:val="18"/>
              <w:szCs w:val="18"/>
            </w:rPr>
            <w:instrText xml:space="preserve"> NUMPAGES  \* Arabic  \* MERGEFORMAT </w:instrText>
          </w:r>
          <w:r>
            <w:rPr>
              <w:rFonts w:cs="Arial"/>
              <w:noProof/>
              <w:sz w:val="18"/>
              <w:szCs w:val="18"/>
            </w:rPr>
            <w:fldChar w:fldCharType="separate"/>
          </w:r>
          <w:r w:rsidR="00246DC0">
            <w:rPr>
              <w:rFonts w:ascii="Arial" w:hAnsi="Arial" w:cs="Arial"/>
              <w:noProof/>
              <w:sz w:val="18"/>
              <w:szCs w:val="18"/>
            </w:rPr>
            <w:t>4</w:t>
          </w:r>
          <w:r>
            <w:rPr>
              <w:rFonts w:cs="Arial"/>
              <w:noProof/>
              <w:sz w:val="18"/>
              <w:szCs w:val="18"/>
            </w:rPr>
            <w:fldChar w:fldCharType="end"/>
          </w:r>
        </w:p>
      </w:tc>
      <w:tc>
        <w:tcPr>
          <w:tcW w:w="4967" w:type="dxa"/>
        </w:tcPr>
        <w:p w14:paraId="74B5CBF1" w14:textId="7F97659C" w:rsidR="00C76D6D" w:rsidRPr="00DF7957" w:rsidRDefault="00CA2603" w:rsidP="00F26A82">
          <w:pPr>
            <w:pStyle w:val="Footer"/>
            <w:spacing w:before="120"/>
            <w:jc w:val="right"/>
            <w:rPr>
              <w:rFonts w:ascii="Arial" w:hAnsi="Arial" w:cs="Arial"/>
              <w:sz w:val="18"/>
              <w:szCs w:val="18"/>
            </w:rPr>
          </w:pPr>
          <w:r>
            <w:rPr>
              <w:rFonts w:ascii="Arial" w:hAnsi="Arial" w:cs="Arial"/>
              <w:sz w:val="20"/>
              <w:szCs w:val="18"/>
            </w:rPr>
            <w:t xml:space="preserve">City of West Fargo </w:t>
          </w:r>
          <w:r w:rsidRPr="001A5FCF">
            <w:rPr>
              <w:rFonts w:ascii="Arial" w:hAnsi="Arial" w:cs="Arial"/>
              <w:sz w:val="20"/>
              <w:szCs w:val="18"/>
            </w:rPr>
            <w:t>ERP Solution and Implementation Services</w:t>
          </w:r>
          <w:r>
            <w:rPr>
              <w:rFonts w:ascii="Arial" w:hAnsi="Arial" w:cs="Arial"/>
              <w:sz w:val="20"/>
              <w:szCs w:val="18"/>
            </w:rPr>
            <w:t xml:space="preserve"> RFP</w:t>
          </w:r>
        </w:p>
      </w:tc>
    </w:tr>
  </w:tbl>
  <w:p w14:paraId="74B5CBF3" w14:textId="77777777" w:rsidR="00C76D6D" w:rsidRDefault="00C76D6D" w:rsidP="00005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4DFB3" w14:textId="77777777" w:rsidR="00B0112E" w:rsidRDefault="00B0112E" w:rsidP="00C76D6D">
      <w:pPr>
        <w:spacing w:after="0" w:line="240" w:lineRule="auto"/>
      </w:pPr>
      <w:r>
        <w:separator/>
      </w:r>
    </w:p>
  </w:footnote>
  <w:footnote w:type="continuationSeparator" w:id="0">
    <w:p w14:paraId="1D0BE571" w14:textId="77777777" w:rsidR="00B0112E" w:rsidRDefault="00B0112E" w:rsidP="00C76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BFEA" w14:textId="3D30FBEB" w:rsidR="005E527A" w:rsidRPr="00294535" w:rsidRDefault="00CA2603">
    <w:pPr>
      <w:pStyle w:val="Header"/>
      <w:tabs>
        <w:tab w:val="left" w:pos="6480"/>
      </w:tabs>
      <w:rPr>
        <w:rFonts w:cs="Arial"/>
        <w:b/>
        <w:color w:val="636569" w:themeColor="text2"/>
        <w:sz w:val="28"/>
        <w:szCs w:val="28"/>
      </w:rPr>
      <w:pPrChange w:id="0" w:author="Rachel Richter Lordemann" w:date="2025-11-06T08:42:00Z" w16du:dateUtc="2025-11-06T14:42:00Z">
        <w:pPr>
          <w:pStyle w:val="Header"/>
          <w:jc w:val="center"/>
        </w:pPr>
      </w:pPrChange>
    </w:pPr>
    <w:ins w:id="1" w:author="Rachel Richter Lordemann" w:date="2025-11-06T08:42:00Z" w16du:dateUtc="2025-11-06T14:42:00Z">
      <w:r>
        <w:rPr>
          <w:rFonts w:cs="Arial"/>
          <w:b/>
          <w:color w:val="636569" w:themeColor="text2"/>
          <w:sz w:val="28"/>
          <w:szCs w:val="28"/>
        </w:rPr>
        <w:tab/>
      </w:r>
      <w:r>
        <w:rPr>
          <w:rFonts w:cs="Arial"/>
          <w:b/>
          <w:color w:val="636569" w:themeColor="text2"/>
          <w:sz w:val="28"/>
          <w:szCs w:val="28"/>
        </w:rPr>
        <w:tab/>
      </w:r>
    </w:ins>
  </w:p>
  <w:p w14:paraId="74B5CBEC" w14:textId="3B7FF528" w:rsidR="00C76D6D" w:rsidRPr="005A2C5C" w:rsidRDefault="00C76D6D" w:rsidP="005A2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F19C" w14:textId="2CAC403C" w:rsidR="00CA2603" w:rsidRDefault="00CA2603" w:rsidP="00CA2603">
    <w:pPr>
      <w:pStyle w:val="Header"/>
      <w:jc w:val="center"/>
    </w:pPr>
    <w:r>
      <w:rPr>
        <w:noProof/>
      </w:rPr>
      <w:drawing>
        <wp:inline distT="0" distB="0" distL="0" distR="0" wp14:anchorId="67290115" wp14:editId="3EC0E0DA">
          <wp:extent cx="1397000" cy="609364"/>
          <wp:effectExtent l="0" t="0" r="0" b="635"/>
          <wp:docPr id="742774684"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4684" name="Picture 1" descr="A picture containing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20952" cy="6198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3EB6"/>
    <w:multiLevelType w:val="hybridMultilevel"/>
    <w:tmpl w:val="439C3E86"/>
    <w:lvl w:ilvl="0" w:tplc="19D2D348">
      <w:start w:val="1"/>
      <w:numFmt w:val="lowerRoman"/>
      <w:lvlText w:val="%1."/>
      <w:lvlJc w:val="right"/>
      <w:pPr>
        <w:ind w:left="216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F1E3E"/>
    <w:multiLevelType w:val="hybridMultilevel"/>
    <w:tmpl w:val="0510B08E"/>
    <w:lvl w:ilvl="0" w:tplc="E78C8B82">
      <w:start w:val="1"/>
      <w:numFmt w:val="lowerLetter"/>
      <w:lvlText w:val="%1."/>
      <w:lvlJc w:val="left"/>
      <w:pPr>
        <w:ind w:left="216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336D3"/>
    <w:multiLevelType w:val="hybridMultilevel"/>
    <w:tmpl w:val="2D2E9EDE"/>
    <w:lvl w:ilvl="0" w:tplc="0409001B">
      <w:start w:val="1"/>
      <w:numFmt w:val="lowerRoman"/>
      <w:lvlText w:val="%1."/>
      <w:lvlJc w:val="right"/>
      <w:pPr>
        <w:ind w:left="21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9E0F5B"/>
    <w:multiLevelType w:val="hybridMultilevel"/>
    <w:tmpl w:val="0510B08E"/>
    <w:lvl w:ilvl="0" w:tplc="E78C8B82">
      <w:start w:val="1"/>
      <w:numFmt w:val="lowerLetter"/>
      <w:lvlText w:val="%1."/>
      <w:lvlJc w:val="left"/>
      <w:pPr>
        <w:ind w:left="216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27711"/>
    <w:multiLevelType w:val="hybridMultilevel"/>
    <w:tmpl w:val="1DF24DD2"/>
    <w:lvl w:ilvl="0" w:tplc="04090001">
      <w:start w:val="1"/>
      <w:numFmt w:val="bullet"/>
      <w:lvlText w:val=""/>
      <w:lvlJc w:val="left"/>
      <w:pPr>
        <w:ind w:left="720" w:hanging="360"/>
      </w:pPr>
      <w:rPr>
        <w:rFonts w:ascii="Symbol" w:hAnsi="Symbol"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1243A"/>
    <w:multiLevelType w:val="hybridMultilevel"/>
    <w:tmpl w:val="0BC85EA2"/>
    <w:lvl w:ilvl="0" w:tplc="04090015">
      <w:start w:val="1"/>
      <w:numFmt w:val="upperLetter"/>
      <w:lvlText w:val="%1."/>
      <w:lvlJc w:val="left"/>
      <w:pPr>
        <w:ind w:left="1440" w:hanging="360"/>
      </w:pPr>
    </w:lvl>
    <w:lvl w:ilvl="1" w:tplc="FFDE8316">
      <w:start w:val="1"/>
      <w:numFmt w:val="lowerLetter"/>
      <w:lvlText w:val="%2."/>
      <w:lvlJc w:val="left"/>
      <w:pPr>
        <w:ind w:left="2160" w:hanging="360"/>
      </w:pPr>
      <w:rPr>
        <w:b w:val="0"/>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E1B7A2A"/>
    <w:multiLevelType w:val="hybridMultilevel"/>
    <w:tmpl w:val="E3000CD4"/>
    <w:lvl w:ilvl="0" w:tplc="04090001">
      <w:start w:val="1"/>
      <w:numFmt w:val="bullet"/>
      <w:lvlText w:val=""/>
      <w:lvlJc w:val="left"/>
      <w:pPr>
        <w:ind w:left="1440" w:hanging="360"/>
      </w:pPr>
      <w:rPr>
        <w:rFonts w:ascii="Symbol" w:hAnsi="Symbol" w:hint="default"/>
      </w:rPr>
    </w:lvl>
    <w:lvl w:ilvl="1" w:tplc="FFDE8316">
      <w:start w:val="1"/>
      <w:numFmt w:val="lowerLetter"/>
      <w:lvlText w:val="%2."/>
      <w:lvlJc w:val="left"/>
      <w:pPr>
        <w:ind w:left="2160" w:hanging="360"/>
      </w:pPr>
      <w:rPr>
        <w:b w:val="0"/>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7653CD8"/>
    <w:multiLevelType w:val="hybridMultilevel"/>
    <w:tmpl w:val="9AFC4A4C"/>
    <w:lvl w:ilvl="0" w:tplc="D38AD5CE">
      <w:start w:val="1"/>
      <w:numFmt w:val="upperRoman"/>
      <w:lvlText w:val="%1."/>
      <w:lvlJc w:val="left"/>
      <w:pPr>
        <w:ind w:left="720" w:hanging="360"/>
      </w:pPr>
      <w:rPr>
        <w:rFonts w:hint="default"/>
        <w:b/>
      </w:rPr>
    </w:lvl>
    <w:lvl w:ilvl="1" w:tplc="A00C815E">
      <w:start w:val="1"/>
      <w:numFmt w:val="upp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449440">
    <w:abstractNumId w:val="4"/>
  </w:num>
  <w:num w:numId="2" w16cid:durableId="731658440">
    <w:abstractNumId w:val="5"/>
  </w:num>
  <w:num w:numId="3" w16cid:durableId="2061441470">
    <w:abstractNumId w:val="7"/>
  </w:num>
  <w:num w:numId="4" w16cid:durableId="1636832395">
    <w:abstractNumId w:val="1"/>
  </w:num>
  <w:num w:numId="5" w16cid:durableId="843083102">
    <w:abstractNumId w:val="0"/>
  </w:num>
  <w:num w:numId="6" w16cid:durableId="1148715972">
    <w:abstractNumId w:val="2"/>
  </w:num>
  <w:num w:numId="7" w16cid:durableId="2029941214">
    <w:abstractNumId w:val="3"/>
  </w:num>
  <w:num w:numId="8" w16cid:durableId="154910419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Richter Lordemann">
    <w15:presenceInfo w15:providerId="AD" w15:userId="S::Rachel.Lordemann@westfargond.gov::b167f667-02cd-43c4-a826-6600f096df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6D"/>
    <w:rsid w:val="00005BD4"/>
    <w:rsid w:val="00016B36"/>
    <w:rsid w:val="0002354B"/>
    <w:rsid w:val="00052012"/>
    <w:rsid w:val="0005315D"/>
    <w:rsid w:val="00077D72"/>
    <w:rsid w:val="000939FF"/>
    <w:rsid w:val="000B4731"/>
    <w:rsid w:val="000E39B3"/>
    <w:rsid w:val="000F30F4"/>
    <w:rsid w:val="00117DF1"/>
    <w:rsid w:val="00153F6E"/>
    <w:rsid w:val="0019482A"/>
    <w:rsid w:val="0020667C"/>
    <w:rsid w:val="00246DC0"/>
    <w:rsid w:val="00270910"/>
    <w:rsid w:val="002A7744"/>
    <w:rsid w:val="002B27CD"/>
    <w:rsid w:val="002F073A"/>
    <w:rsid w:val="00315364"/>
    <w:rsid w:val="0032658D"/>
    <w:rsid w:val="00331381"/>
    <w:rsid w:val="0033445B"/>
    <w:rsid w:val="00345503"/>
    <w:rsid w:val="00396763"/>
    <w:rsid w:val="003A3C5C"/>
    <w:rsid w:val="003A5C49"/>
    <w:rsid w:val="003E5A4D"/>
    <w:rsid w:val="00441BF7"/>
    <w:rsid w:val="00495A64"/>
    <w:rsid w:val="004A3B2F"/>
    <w:rsid w:val="004A71B2"/>
    <w:rsid w:val="004E2412"/>
    <w:rsid w:val="00516F12"/>
    <w:rsid w:val="00537404"/>
    <w:rsid w:val="005A2C5C"/>
    <w:rsid w:val="005B1BA2"/>
    <w:rsid w:val="005B45CE"/>
    <w:rsid w:val="005B772C"/>
    <w:rsid w:val="005E527A"/>
    <w:rsid w:val="0061112D"/>
    <w:rsid w:val="00667071"/>
    <w:rsid w:val="0069312C"/>
    <w:rsid w:val="006931A2"/>
    <w:rsid w:val="00693450"/>
    <w:rsid w:val="006D592E"/>
    <w:rsid w:val="00713808"/>
    <w:rsid w:val="00771FBD"/>
    <w:rsid w:val="007B187B"/>
    <w:rsid w:val="007E6F80"/>
    <w:rsid w:val="00814B35"/>
    <w:rsid w:val="008509A6"/>
    <w:rsid w:val="008F2751"/>
    <w:rsid w:val="00907362"/>
    <w:rsid w:val="0092105F"/>
    <w:rsid w:val="00962CBF"/>
    <w:rsid w:val="00977E86"/>
    <w:rsid w:val="009817A4"/>
    <w:rsid w:val="0099038C"/>
    <w:rsid w:val="00997343"/>
    <w:rsid w:val="009D1847"/>
    <w:rsid w:val="009E409F"/>
    <w:rsid w:val="00A36836"/>
    <w:rsid w:val="00A41083"/>
    <w:rsid w:val="00A47FCC"/>
    <w:rsid w:val="00A64B80"/>
    <w:rsid w:val="00AC5809"/>
    <w:rsid w:val="00AF3A7A"/>
    <w:rsid w:val="00AF593D"/>
    <w:rsid w:val="00B0112E"/>
    <w:rsid w:val="00B24D23"/>
    <w:rsid w:val="00B27B60"/>
    <w:rsid w:val="00B9520D"/>
    <w:rsid w:val="00B97BB8"/>
    <w:rsid w:val="00BB25AC"/>
    <w:rsid w:val="00BF301E"/>
    <w:rsid w:val="00C12307"/>
    <w:rsid w:val="00C1724D"/>
    <w:rsid w:val="00C37269"/>
    <w:rsid w:val="00C53A9A"/>
    <w:rsid w:val="00C76D6D"/>
    <w:rsid w:val="00C845E0"/>
    <w:rsid w:val="00C91EB4"/>
    <w:rsid w:val="00CA2603"/>
    <w:rsid w:val="00CC594D"/>
    <w:rsid w:val="00CD1E75"/>
    <w:rsid w:val="00CD2B90"/>
    <w:rsid w:val="00CF5A35"/>
    <w:rsid w:val="00D1529E"/>
    <w:rsid w:val="00D23F0F"/>
    <w:rsid w:val="00D8611C"/>
    <w:rsid w:val="00D97B77"/>
    <w:rsid w:val="00DB0505"/>
    <w:rsid w:val="00DE61D1"/>
    <w:rsid w:val="00E25FA6"/>
    <w:rsid w:val="00E705BC"/>
    <w:rsid w:val="00EC55B0"/>
    <w:rsid w:val="00F26A82"/>
    <w:rsid w:val="00F360F3"/>
    <w:rsid w:val="00F43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5CBB1"/>
  <w15:chartTrackingRefBased/>
  <w15:docId w15:val="{37D15708-4DC4-425E-94DA-81767E02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05F"/>
    <w:pPr>
      <w:spacing w:after="16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 List Paragraph,Clean Titles By G,List1,Equipment,Figure_name,Numbered Indented Text,List Paragraph Char Char Char,List Paragraph Char Char,List Paragraph1,lp1,List Paragraph11,List_TIS,Bullet 1,b1,Number_1,List Paragraph2,new,n"/>
    <w:basedOn w:val="Normal"/>
    <w:link w:val="ListParagraphChar"/>
    <w:uiPriority w:val="99"/>
    <w:qFormat/>
    <w:rsid w:val="0092105F"/>
    <w:pPr>
      <w:ind w:left="720"/>
      <w:contextualSpacing/>
    </w:pPr>
  </w:style>
  <w:style w:type="character" w:customStyle="1" w:styleId="ListParagraphChar">
    <w:name w:val="List Paragraph Char"/>
    <w:aliases w:val="Alpha List Paragraph Char,Clean Titles By G Char,List1 Char,Equipment Char,Figure_name Char,Numbered Indented Text Char,List Paragraph Char Char Char Char,List Paragraph Char Char Char1,List Paragraph1 Char,lp1 Char,List_TIS Char"/>
    <w:link w:val="ListParagraph"/>
    <w:uiPriority w:val="99"/>
    <w:rsid w:val="0092105F"/>
    <w:rPr>
      <w:rFonts w:eastAsiaTheme="minorEastAsia"/>
    </w:rPr>
  </w:style>
  <w:style w:type="paragraph" w:styleId="Caption">
    <w:name w:val="caption"/>
    <w:basedOn w:val="Normal"/>
    <w:next w:val="Normal"/>
    <w:uiPriority w:val="35"/>
    <w:unhideWhenUsed/>
    <w:qFormat/>
    <w:rsid w:val="00C76D6D"/>
    <w:pPr>
      <w:spacing w:before="240" w:after="0" w:line="240" w:lineRule="auto"/>
    </w:pPr>
    <w:rPr>
      <w:rFonts w:cs="Arial"/>
      <w:b/>
      <w:sz w:val="24"/>
      <w:szCs w:val="20"/>
    </w:rPr>
  </w:style>
  <w:style w:type="paragraph" w:styleId="Header">
    <w:name w:val="header"/>
    <w:basedOn w:val="Normal"/>
    <w:link w:val="HeaderChar"/>
    <w:uiPriority w:val="99"/>
    <w:unhideWhenUsed/>
    <w:rsid w:val="00C76D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D6D"/>
    <w:rPr>
      <w:rFonts w:asciiTheme="minorHAnsi" w:eastAsiaTheme="minorEastAsia" w:hAnsiTheme="minorHAnsi"/>
    </w:rPr>
  </w:style>
  <w:style w:type="paragraph" w:styleId="Footer">
    <w:name w:val="footer"/>
    <w:basedOn w:val="Normal"/>
    <w:link w:val="FooterChar"/>
    <w:uiPriority w:val="99"/>
    <w:unhideWhenUsed/>
    <w:rsid w:val="00C76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D6D"/>
    <w:rPr>
      <w:rFonts w:asciiTheme="minorHAnsi" w:eastAsiaTheme="minorEastAsia" w:hAnsiTheme="minorHAnsi"/>
    </w:rPr>
  </w:style>
  <w:style w:type="table" w:styleId="TableGrid">
    <w:name w:val="Table Grid"/>
    <w:basedOn w:val="TableNormal"/>
    <w:uiPriority w:val="39"/>
    <w:rsid w:val="00C76D6D"/>
    <w:pPr>
      <w:spacing w:after="0" w:line="240" w:lineRule="auto"/>
    </w:pPr>
    <w:rPr>
      <w:rFonts w:asciiTheme="minorHAnsi" w:eastAsiaTheme="minorEastAsia" w:hAnsi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E40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09F"/>
    <w:rPr>
      <w:rFonts w:ascii="Segoe UI" w:eastAsiaTheme="minorEastAsia" w:hAnsi="Segoe UI" w:cs="Segoe UI"/>
      <w:sz w:val="18"/>
      <w:szCs w:val="18"/>
    </w:rPr>
  </w:style>
  <w:style w:type="paragraph" w:styleId="Revision">
    <w:name w:val="Revision"/>
    <w:hidden/>
    <w:uiPriority w:val="99"/>
    <w:semiHidden/>
    <w:rsid w:val="00396763"/>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2020BerryDunn-PurpleGoldOrange">
      <a:dk1>
        <a:sysClr val="windowText" lastClr="000000"/>
      </a:dk1>
      <a:lt1>
        <a:srgbClr val="FFFFFF"/>
      </a:lt1>
      <a:dk2>
        <a:srgbClr val="636569"/>
      </a:dk2>
      <a:lt2>
        <a:srgbClr val="F0F0F0"/>
      </a:lt2>
      <a:accent1>
        <a:srgbClr val="003A5D"/>
      </a:accent1>
      <a:accent2>
        <a:srgbClr val="A1D038"/>
      </a:accent2>
      <a:accent3>
        <a:srgbClr val="68A2B9"/>
      </a:accent3>
      <a:accent4>
        <a:srgbClr val="7A2682"/>
      </a:accent4>
      <a:accent5>
        <a:srgbClr val="FFA400"/>
      </a:accent5>
      <a:accent6>
        <a:srgbClr val="E04403"/>
      </a:accent6>
      <a:hlink>
        <a:srgbClr val="68A2B9"/>
      </a:hlink>
      <a:folHlink>
        <a:srgbClr val="9EA0A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af569f4c9977b580704512ca5abbf830">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956fa84f9720e930b382e4cc39cab845"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B71BE5-93DB-492E-BB45-8D527D163BAE}">
  <ds:schemaRefs>
    <ds:schemaRef ds:uri="http://schemas.openxmlformats.org/officeDocument/2006/bibliography"/>
  </ds:schemaRefs>
</ds:datastoreItem>
</file>

<file path=customXml/itemProps2.xml><?xml version="1.0" encoding="utf-8"?>
<ds:datastoreItem xmlns:ds="http://schemas.openxmlformats.org/officeDocument/2006/customXml" ds:itemID="{62D7911B-67B0-4B84-9082-A08B452C8056}">
  <ds:schemaRefs>
    <ds:schemaRef ds:uri="http://schemas.microsoft.com/office/2006/metadata/properties"/>
    <ds:schemaRef ds:uri="http://schemas.microsoft.com/office/infopath/2007/PartnerControls"/>
    <ds:schemaRef ds:uri="93d61c0a-022c-44d1-ae0c-721fc40bedcd"/>
    <ds:schemaRef ds:uri="f6e98211-55fd-4806-8a92-445a633dc671"/>
  </ds:schemaRefs>
</ds:datastoreItem>
</file>

<file path=customXml/itemProps3.xml><?xml version="1.0" encoding="utf-8"?>
<ds:datastoreItem xmlns:ds="http://schemas.openxmlformats.org/officeDocument/2006/customXml" ds:itemID="{795B9115-C8CB-4DC1-B771-F7E5C7E16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9EECF3-B682-4879-A4CD-02710A6357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1620</Words>
  <Characters>9093</Characters>
  <Application>Microsoft Office Word</Application>
  <DocSecurity>0</DocSecurity>
  <Lines>259</Lines>
  <Paragraphs>140</Paragraphs>
  <ScaleCrop>false</ScaleCrop>
  <HeadingPairs>
    <vt:vector size="2" baseType="variant">
      <vt:variant>
        <vt:lpstr>Title</vt:lpstr>
      </vt:variant>
      <vt:variant>
        <vt:i4>1</vt:i4>
      </vt:variant>
    </vt:vector>
  </HeadingPairs>
  <TitlesOfParts>
    <vt:vector size="1" baseType="lpstr">
      <vt:lpstr/>
    </vt:vector>
  </TitlesOfParts>
  <Company>BerryDunn</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dc:creator>
  <cp:keywords/>
  <dc:description/>
  <cp:lastModifiedBy>Jessica Finner</cp:lastModifiedBy>
  <cp:revision>5</cp:revision>
  <dcterms:created xsi:type="dcterms:W3CDTF">2025-10-29T21:12:00Z</dcterms:created>
  <dcterms:modified xsi:type="dcterms:W3CDTF">2026-02-13T21:36:00Z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2025-10-29T21:12:59Z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2ece9882-bc4c-4467-a4c6-cb158ef1fd49</vt:lpwstr>
  </property>
  <property fmtid="{D5CDD505-2E9C-101B-9397-08002B2CF9AE}" pid="9" name="MSIP_Label_defa4170-0d19-0005-0004-bc88714345d2_ActionId">
    <vt:lpwstr>a14e3823-8b31-4194-8bb5-64da39129627</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